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02A34" w14:textId="77777777" w:rsidR="00CA63C5" w:rsidRPr="00CA63C5" w:rsidRDefault="00CA63C5" w:rsidP="00CA63C5">
      <w:pPr>
        <w:shd w:val="clear" w:color="auto" w:fill="FFFFFF"/>
        <w:spacing w:after="0" w:line="0" w:lineRule="auto"/>
        <w:rPr>
          <w:ins w:id="0" w:author="Unknown"/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CA63C5">
        <w:rPr>
          <w:rFonts w:ascii="Arial" w:eastAsia="Times New Roman" w:hAnsi="Arial" w:cs="Arial"/>
          <w:noProof/>
          <w:color w:val="333333"/>
          <w:sz w:val="21"/>
          <w:szCs w:val="21"/>
          <w:lang w:eastAsia="ru-RU"/>
        </w:rPr>
        <w:drawing>
          <wp:inline distT="0" distB="0" distL="0" distR="0" wp14:anchorId="148C8A4A" wp14:editId="6EA1E384">
            <wp:extent cx="9525" cy="95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C50B0" w14:textId="77777777" w:rsidR="00CA63C5" w:rsidRPr="00CA63C5" w:rsidRDefault="00CA63C5" w:rsidP="00CA63C5">
      <w:pPr>
        <w:shd w:val="clear" w:color="auto" w:fill="FFFFFF"/>
        <w:spacing w:after="255" w:line="300" w:lineRule="atLeast"/>
        <w:outlineLvl w:val="1"/>
        <w:rPr>
          <w:rFonts w:ascii="Arial" w:eastAsia="Times New Roman" w:hAnsi="Arial" w:cs="Arial"/>
          <w:b/>
          <w:bCs/>
          <w:color w:val="4D4D4D"/>
          <w:sz w:val="27"/>
          <w:szCs w:val="27"/>
          <w:lang w:eastAsia="ru-RU"/>
        </w:rPr>
      </w:pPr>
      <w:r w:rsidRPr="00CA63C5">
        <w:rPr>
          <w:rFonts w:ascii="Arial" w:eastAsia="Times New Roman" w:hAnsi="Arial" w:cs="Arial"/>
          <w:b/>
          <w:bCs/>
          <w:color w:val="4D4D4D"/>
          <w:sz w:val="27"/>
          <w:szCs w:val="27"/>
          <w:lang w:eastAsia="ru-RU"/>
        </w:rPr>
        <w:t>Письмо Министерства образования и науки РФ от 6 февраля 2014 г. N 09-148 "О направлении материалов"</w:t>
      </w:r>
    </w:p>
    <w:p w14:paraId="151065BA" w14:textId="77777777" w:rsidR="00CA63C5" w:rsidRPr="00CA63C5" w:rsidRDefault="00CA63C5" w:rsidP="00CA63C5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CA63C5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26 марта 2014</w:t>
      </w:r>
    </w:p>
    <w:p w14:paraId="311B58BA" w14:textId="77777777" w:rsidR="00CA63C5" w:rsidRPr="00CA63C5" w:rsidRDefault="00CA63C5" w:rsidP="00CA63C5">
      <w:pPr>
        <w:shd w:val="clear" w:color="auto" w:fill="FFFFFF"/>
        <w:spacing w:after="255" w:line="270" w:lineRule="atLeast"/>
        <w:jc w:val="both"/>
        <w:rPr>
          <w:rFonts w:ascii="Arial" w:eastAsia="Times New Roman" w:hAnsi="Arial" w:cs="Arial"/>
          <w:color w:val="333333"/>
          <w:sz w:val="23"/>
          <w:szCs w:val="23"/>
          <w:lang w:eastAsia="ru-RU"/>
        </w:rPr>
      </w:pPr>
      <w:bookmarkStart w:id="1" w:name="0"/>
      <w:bookmarkEnd w:id="1"/>
      <w:r w:rsidRPr="00CA63C5">
        <w:rPr>
          <w:rFonts w:ascii="Arial" w:eastAsia="Times New Roman" w:hAnsi="Arial" w:cs="Arial"/>
          <w:color w:val="333333"/>
          <w:sz w:val="23"/>
          <w:szCs w:val="23"/>
          <w:lang w:eastAsia="ru-RU"/>
        </w:rPr>
        <w:t>Во исполнение пункта 4 Комплекса мероприятий по развитию институтов самоуправления и принятию кодексов профессиональной этики работников, оказывающих услуги в социальной сфере, утвержденного Заместителем Председателя Правительства Российской Федерации Голодец О.Ю. от 28 сентября 2012 г. N 5324п-П12 Департамент государственной политики в сфере воспитания детей и молодежи Минобрнауки России направляет </w:t>
      </w:r>
      <w:hyperlink r:id="rId8" w:anchor="2000" w:history="1">
        <w:r w:rsidRPr="00CA63C5">
          <w:rPr>
            <w:rFonts w:ascii="Arial" w:eastAsia="Times New Roman" w:hAnsi="Arial" w:cs="Arial"/>
            <w:color w:val="808080"/>
            <w:sz w:val="23"/>
            <w:szCs w:val="23"/>
            <w:u w:val="single"/>
            <w:bdr w:val="none" w:sz="0" w:space="0" w:color="auto" w:frame="1"/>
            <w:lang w:eastAsia="ru-RU"/>
          </w:rPr>
          <w:t>Модельный кодекс</w:t>
        </w:r>
      </w:hyperlink>
      <w:r w:rsidRPr="00CA63C5">
        <w:rPr>
          <w:rFonts w:ascii="Arial" w:eastAsia="Times New Roman" w:hAnsi="Arial" w:cs="Arial"/>
          <w:color w:val="333333"/>
          <w:sz w:val="23"/>
          <w:szCs w:val="23"/>
          <w:lang w:eastAsia="ru-RU"/>
        </w:rPr>
        <w:t> профессиональной этики педагогических работников организаций, осуществляющих образовательную деятельность и </w:t>
      </w:r>
      <w:hyperlink r:id="rId9" w:anchor="1000" w:history="1">
        <w:r w:rsidRPr="00CA63C5">
          <w:rPr>
            <w:rFonts w:ascii="Arial" w:eastAsia="Times New Roman" w:hAnsi="Arial" w:cs="Arial"/>
            <w:color w:val="808080"/>
            <w:sz w:val="23"/>
            <w:szCs w:val="23"/>
            <w:u w:val="single"/>
            <w:bdr w:val="none" w:sz="0" w:space="0" w:color="auto" w:frame="1"/>
            <w:lang w:eastAsia="ru-RU"/>
          </w:rPr>
          <w:t>рекомендации</w:t>
        </w:r>
      </w:hyperlink>
      <w:r w:rsidRPr="00CA63C5">
        <w:rPr>
          <w:rFonts w:ascii="Arial" w:eastAsia="Times New Roman" w:hAnsi="Arial" w:cs="Arial"/>
          <w:color w:val="333333"/>
          <w:sz w:val="23"/>
          <w:szCs w:val="23"/>
          <w:lang w:eastAsia="ru-RU"/>
        </w:rPr>
        <w:t> по организации мероприятий, направленных на разработку, принятие и применение Кодекса профессиональной этики педагогическим сообществом.</w:t>
      </w:r>
    </w:p>
    <w:p w14:paraId="0127AE57" w14:textId="77777777" w:rsidR="00CA63C5" w:rsidRPr="00CA63C5" w:rsidRDefault="00CA63C5" w:rsidP="00CA63C5">
      <w:pPr>
        <w:shd w:val="clear" w:color="auto" w:fill="FFFFFF"/>
        <w:spacing w:after="255" w:line="270" w:lineRule="atLeast"/>
        <w:rPr>
          <w:rFonts w:ascii="Arial" w:eastAsia="Times New Roman" w:hAnsi="Arial" w:cs="Arial"/>
          <w:color w:val="333333"/>
          <w:sz w:val="23"/>
          <w:szCs w:val="23"/>
          <w:lang w:eastAsia="ru-RU"/>
        </w:rPr>
      </w:pPr>
      <w:r w:rsidRPr="00CA63C5">
        <w:rPr>
          <w:rFonts w:ascii="Arial" w:eastAsia="Times New Roman" w:hAnsi="Arial" w:cs="Arial"/>
          <w:color w:val="333333"/>
          <w:sz w:val="23"/>
          <w:szCs w:val="23"/>
          <w:lang w:eastAsia="ru-RU"/>
        </w:rPr>
        <w:t>Приложение: на 6 л. в 1 экз.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4"/>
        <w:gridCol w:w="3854"/>
      </w:tblGrid>
      <w:tr w:rsidR="00CA63C5" w:rsidRPr="00CA63C5" w14:paraId="7CDFEDCC" w14:textId="77777777" w:rsidTr="00CA63C5">
        <w:tc>
          <w:tcPr>
            <w:tcW w:w="2500" w:type="pct"/>
            <w:hideMark/>
          </w:tcPr>
          <w:p w14:paraId="6A58001E" w14:textId="77777777" w:rsidR="00CA63C5" w:rsidRPr="00CA63C5" w:rsidRDefault="00CA63C5" w:rsidP="00CA63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3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Заместитель директора департамента</w:t>
            </w:r>
          </w:p>
        </w:tc>
        <w:tc>
          <w:tcPr>
            <w:tcW w:w="2500" w:type="pct"/>
            <w:hideMark/>
          </w:tcPr>
          <w:p w14:paraId="4D0967CC" w14:textId="77777777" w:rsidR="00CA63C5" w:rsidRPr="00CA63C5" w:rsidRDefault="00CA63C5" w:rsidP="00CA63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3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Т.Э. Петрова</w:t>
            </w:r>
          </w:p>
        </w:tc>
      </w:tr>
    </w:tbl>
    <w:p w14:paraId="35B2B281" w14:textId="77777777" w:rsidR="00CA63C5" w:rsidRPr="00CA63C5" w:rsidRDefault="00CA63C5" w:rsidP="00CA63C5">
      <w:pPr>
        <w:shd w:val="clear" w:color="auto" w:fill="FFFFFF"/>
        <w:spacing w:after="255" w:line="270" w:lineRule="atLeast"/>
        <w:jc w:val="both"/>
        <w:outlineLvl w:val="2"/>
        <w:rPr>
          <w:rFonts w:ascii="Arial" w:eastAsia="Times New Roman" w:hAnsi="Arial" w:cs="Arial"/>
          <w:b/>
          <w:bCs/>
          <w:color w:val="333333"/>
          <w:sz w:val="26"/>
          <w:szCs w:val="26"/>
          <w:lang w:eastAsia="ru-RU"/>
        </w:rPr>
      </w:pPr>
      <w:r w:rsidRPr="00CA63C5">
        <w:rPr>
          <w:rFonts w:ascii="Arial" w:eastAsia="Times New Roman" w:hAnsi="Arial" w:cs="Arial"/>
          <w:b/>
          <w:bCs/>
          <w:color w:val="333333"/>
          <w:sz w:val="26"/>
          <w:szCs w:val="26"/>
          <w:lang w:eastAsia="ru-RU"/>
        </w:rPr>
        <w:t>Рекомендации</w:t>
      </w:r>
      <w:r w:rsidRPr="00CA63C5">
        <w:rPr>
          <w:rFonts w:ascii="Arial" w:eastAsia="Times New Roman" w:hAnsi="Arial" w:cs="Arial"/>
          <w:b/>
          <w:bCs/>
          <w:color w:val="333333"/>
          <w:sz w:val="26"/>
          <w:szCs w:val="26"/>
          <w:lang w:eastAsia="ru-RU"/>
        </w:rPr>
        <w:br/>
        <w:t>по организации мероприятий, направленных на разработку, принятие и применение Кодекса профессиональной этики педагогическим сообществом</w:t>
      </w:r>
    </w:p>
    <w:p w14:paraId="2376E165" w14:textId="77777777" w:rsidR="00CA63C5" w:rsidRPr="00CA63C5" w:rsidRDefault="00CA63C5" w:rsidP="00CA63C5">
      <w:pPr>
        <w:shd w:val="clear" w:color="auto" w:fill="FFFFFF"/>
        <w:spacing w:after="255" w:line="270" w:lineRule="atLeast"/>
        <w:jc w:val="both"/>
        <w:rPr>
          <w:rFonts w:ascii="Arial" w:eastAsia="Times New Roman" w:hAnsi="Arial" w:cs="Arial"/>
          <w:color w:val="333333"/>
          <w:sz w:val="23"/>
          <w:szCs w:val="23"/>
          <w:lang w:eastAsia="ru-RU"/>
        </w:rPr>
      </w:pPr>
      <w:r w:rsidRPr="00CA63C5">
        <w:rPr>
          <w:rFonts w:ascii="Arial" w:eastAsia="Times New Roman" w:hAnsi="Arial" w:cs="Arial"/>
          <w:color w:val="333333"/>
          <w:sz w:val="23"/>
          <w:szCs w:val="23"/>
          <w:lang w:eastAsia="ru-RU"/>
        </w:rPr>
        <w:t>Министерством образования и науки Российской Федерации совместно с Профсоюзом работников народного образования и науки Российской Федерации разработан </w:t>
      </w:r>
      <w:hyperlink r:id="rId10" w:anchor="2000" w:history="1">
        <w:r w:rsidRPr="00CA63C5">
          <w:rPr>
            <w:rFonts w:ascii="Arial" w:eastAsia="Times New Roman" w:hAnsi="Arial" w:cs="Arial"/>
            <w:color w:val="808080"/>
            <w:sz w:val="23"/>
            <w:szCs w:val="23"/>
            <w:u w:val="single"/>
            <w:bdr w:val="none" w:sz="0" w:space="0" w:color="auto" w:frame="1"/>
            <w:lang w:eastAsia="ru-RU"/>
          </w:rPr>
          <w:t>Кодекс</w:t>
        </w:r>
      </w:hyperlink>
      <w:r w:rsidRPr="00CA63C5">
        <w:rPr>
          <w:rFonts w:ascii="Arial" w:eastAsia="Times New Roman" w:hAnsi="Arial" w:cs="Arial"/>
          <w:color w:val="333333"/>
          <w:sz w:val="23"/>
          <w:szCs w:val="23"/>
          <w:lang w:eastAsia="ru-RU"/>
        </w:rPr>
        <w:t> профессиональной этики (далее - Кодекс).</w:t>
      </w:r>
    </w:p>
    <w:p w14:paraId="22B1B410" w14:textId="77777777" w:rsidR="00CA63C5" w:rsidRPr="00CA63C5" w:rsidRDefault="00CA63C5" w:rsidP="00CA63C5">
      <w:pPr>
        <w:shd w:val="clear" w:color="auto" w:fill="FFFFFF"/>
        <w:spacing w:after="255" w:line="270" w:lineRule="atLeast"/>
        <w:jc w:val="both"/>
        <w:rPr>
          <w:rFonts w:ascii="Arial" w:eastAsia="Times New Roman" w:hAnsi="Arial" w:cs="Arial"/>
          <w:color w:val="333333"/>
          <w:sz w:val="23"/>
          <w:szCs w:val="23"/>
          <w:lang w:eastAsia="ru-RU"/>
        </w:rPr>
      </w:pPr>
      <w:r w:rsidRPr="001C6ADD">
        <w:rPr>
          <w:rFonts w:ascii="Arial" w:eastAsia="Times New Roman" w:hAnsi="Arial" w:cs="Arial"/>
          <w:b/>
          <w:bCs/>
          <w:color w:val="333333"/>
          <w:sz w:val="23"/>
          <w:szCs w:val="23"/>
          <w:lang w:eastAsia="ru-RU"/>
        </w:rPr>
        <w:t>Кодекс разработан с целью установления этических взаимоотношений между всеми участниками образовательного процесса, поднятия престижа профессии педагога, создания в общественном сознании положительного имиджа учителя, обеспечения улучшения психологического микроклимата, оптимизации общения образовательной организации с внешней средой и в целом устойчивого ее развития в современных условиях</w:t>
      </w:r>
      <w:r w:rsidRPr="00CA63C5">
        <w:rPr>
          <w:rFonts w:ascii="Arial" w:eastAsia="Times New Roman" w:hAnsi="Arial" w:cs="Arial"/>
          <w:color w:val="333333"/>
          <w:sz w:val="23"/>
          <w:szCs w:val="23"/>
          <w:lang w:eastAsia="ru-RU"/>
        </w:rPr>
        <w:t>.</w:t>
      </w:r>
    </w:p>
    <w:p w14:paraId="16559186" w14:textId="77777777" w:rsidR="00CA63C5" w:rsidRPr="00CA63C5" w:rsidRDefault="00CA63C5" w:rsidP="00CA63C5">
      <w:pPr>
        <w:shd w:val="clear" w:color="auto" w:fill="FFFFFF"/>
        <w:spacing w:after="255" w:line="270" w:lineRule="atLeast"/>
        <w:jc w:val="both"/>
        <w:rPr>
          <w:rFonts w:ascii="Arial" w:eastAsia="Times New Roman" w:hAnsi="Arial" w:cs="Arial"/>
          <w:color w:val="333333"/>
          <w:sz w:val="23"/>
          <w:szCs w:val="23"/>
          <w:lang w:eastAsia="ru-RU"/>
        </w:rPr>
      </w:pPr>
      <w:r w:rsidRPr="00CA63C5">
        <w:rPr>
          <w:rFonts w:ascii="Arial" w:eastAsia="Times New Roman" w:hAnsi="Arial" w:cs="Arial"/>
          <w:color w:val="333333"/>
          <w:sz w:val="23"/>
          <w:szCs w:val="23"/>
          <w:lang w:eastAsia="ru-RU"/>
        </w:rPr>
        <w:t>Кодекс является составной частью документов, регламентирующих отношения участников образовательного процесса (обучающихся, педагогов, администрации, семьи).</w:t>
      </w:r>
    </w:p>
    <w:p w14:paraId="6BBC6EA2" w14:textId="77777777" w:rsidR="00CA63C5" w:rsidRPr="00CA63C5" w:rsidRDefault="00CA63C5" w:rsidP="00CA63C5">
      <w:pPr>
        <w:shd w:val="clear" w:color="auto" w:fill="FFFFFF"/>
        <w:spacing w:after="255" w:line="270" w:lineRule="atLeast"/>
        <w:jc w:val="both"/>
        <w:rPr>
          <w:rFonts w:ascii="Arial" w:eastAsia="Times New Roman" w:hAnsi="Arial" w:cs="Arial"/>
          <w:color w:val="333333"/>
          <w:sz w:val="23"/>
          <w:szCs w:val="23"/>
          <w:lang w:eastAsia="ru-RU"/>
        </w:rPr>
      </w:pPr>
      <w:r w:rsidRPr="00CA63C5">
        <w:rPr>
          <w:rFonts w:ascii="Arial" w:eastAsia="Times New Roman" w:hAnsi="Arial" w:cs="Arial"/>
          <w:color w:val="333333"/>
          <w:sz w:val="23"/>
          <w:szCs w:val="23"/>
          <w:lang w:eastAsia="ru-RU"/>
        </w:rPr>
        <w:t>Настоящие рекомендации адресованы органам государственной власти субъектов Российской Федерации в сфере образования для организации работы по внедрению настоящего Кодекса в образовательное сообщество в целом и конкретно, в каждую образовательную организацию, осуществляющую свою деятельность в системе образования.</w:t>
      </w:r>
    </w:p>
    <w:p w14:paraId="36ED3C75" w14:textId="77777777" w:rsidR="00CA63C5" w:rsidRPr="00CA63C5" w:rsidRDefault="00CA63C5" w:rsidP="00CA63C5">
      <w:pPr>
        <w:shd w:val="clear" w:color="auto" w:fill="FFFFFF"/>
        <w:spacing w:after="255" w:line="270" w:lineRule="atLeast"/>
        <w:jc w:val="both"/>
        <w:rPr>
          <w:rFonts w:ascii="Arial" w:eastAsia="Times New Roman" w:hAnsi="Arial" w:cs="Arial"/>
          <w:color w:val="333333"/>
          <w:sz w:val="23"/>
          <w:szCs w:val="23"/>
          <w:lang w:eastAsia="ru-RU"/>
        </w:rPr>
      </w:pPr>
      <w:r w:rsidRPr="00CA63C5">
        <w:rPr>
          <w:rFonts w:ascii="Arial" w:eastAsia="Times New Roman" w:hAnsi="Arial" w:cs="Arial"/>
          <w:color w:val="333333"/>
          <w:sz w:val="23"/>
          <w:szCs w:val="23"/>
          <w:lang w:eastAsia="ru-RU"/>
        </w:rPr>
        <w:t>В целях широкого распространения Кодекса рекомендуется разместить текст на официальных сайтах органов государственной власти субъектов Российской Федерации в сфере образования, общеобразовательных организаций, в средствах массовой информации, социальных сетях.</w:t>
      </w:r>
    </w:p>
    <w:p w14:paraId="463514DE" w14:textId="77777777" w:rsidR="00CA63C5" w:rsidRPr="001C6ADD" w:rsidRDefault="00CA63C5" w:rsidP="00CA63C5">
      <w:pPr>
        <w:shd w:val="clear" w:color="auto" w:fill="FFFFFF"/>
        <w:spacing w:after="255" w:line="270" w:lineRule="atLeast"/>
        <w:jc w:val="both"/>
        <w:rPr>
          <w:rFonts w:ascii="Arial" w:eastAsia="Times New Roman" w:hAnsi="Arial" w:cs="Arial"/>
          <w:b/>
          <w:bCs/>
          <w:sz w:val="23"/>
          <w:szCs w:val="23"/>
          <w:lang w:eastAsia="ru-RU"/>
        </w:rPr>
      </w:pPr>
      <w:r w:rsidRPr="001C6ADD">
        <w:rPr>
          <w:rFonts w:ascii="Arial" w:eastAsia="Times New Roman" w:hAnsi="Arial" w:cs="Arial"/>
          <w:b/>
          <w:bCs/>
          <w:sz w:val="23"/>
          <w:szCs w:val="23"/>
          <w:lang w:eastAsia="ru-RU"/>
        </w:rPr>
        <w:t>С учетом Устава конкретной образовательной организации, существующей корпоративной этики, в Кодекс могут быть внесены изменения и дополнения.</w:t>
      </w:r>
    </w:p>
    <w:p w14:paraId="7D6E639C" w14:textId="77777777" w:rsidR="00CA63C5" w:rsidRPr="001C6ADD" w:rsidRDefault="00CA63C5" w:rsidP="00CA63C5">
      <w:pPr>
        <w:shd w:val="clear" w:color="auto" w:fill="FFFFFF"/>
        <w:spacing w:after="255" w:line="270" w:lineRule="atLeast"/>
        <w:jc w:val="both"/>
        <w:rPr>
          <w:rFonts w:ascii="Arial" w:eastAsia="Times New Roman" w:hAnsi="Arial" w:cs="Arial"/>
          <w:b/>
          <w:bCs/>
          <w:color w:val="333333"/>
          <w:sz w:val="23"/>
          <w:szCs w:val="23"/>
          <w:lang w:eastAsia="ru-RU"/>
        </w:rPr>
      </w:pPr>
      <w:r w:rsidRPr="001C6ADD">
        <w:rPr>
          <w:rFonts w:ascii="Arial" w:eastAsia="Times New Roman" w:hAnsi="Arial" w:cs="Arial"/>
          <w:b/>
          <w:bCs/>
          <w:color w:val="333333"/>
          <w:sz w:val="23"/>
          <w:szCs w:val="23"/>
          <w:lang w:eastAsia="ru-RU"/>
        </w:rPr>
        <w:lastRenderedPageBreak/>
        <w:t>Для формирования положительного отношения педагогов к принятию Кодекса</w:t>
      </w:r>
      <w:r w:rsidRPr="00CA63C5">
        <w:rPr>
          <w:rFonts w:ascii="Arial" w:eastAsia="Times New Roman" w:hAnsi="Arial" w:cs="Arial"/>
          <w:color w:val="333333"/>
          <w:sz w:val="23"/>
          <w:szCs w:val="23"/>
          <w:lang w:eastAsia="ru-RU"/>
        </w:rPr>
        <w:t>, может быть организовано его обсуждение на круглых столах, семинарах, конференциях, а также на курсах повышения квалификации работников образования. Результатом обсуждений должно стать понимание каждого педагога необходимости принятия Кодекса, как документа призванного компенсировать те позитивные моменты во взаимоотношениях учителя и ученика</w:t>
      </w:r>
      <w:r w:rsidRPr="001C6ADD">
        <w:rPr>
          <w:rFonts w:ascii="Arial" w:eastAsia="Times New Roman" w:hAnsi="Arial" w:cs="Arial"/>
          <w:b/>
          <w:bCs/>
          <w:color w:val="333333"/>
          <w:sz w:val="23"/>
          <w:szCs w:val="23"/>
          <w:lang w:eastAsia="ru-RU"/>
        </w:rPr>
        <w:t>, которые были несколько утрачены в последние годы.</w:t>
      </w:r>
      <w:r w:rsidRPr="00CA63C5">
        <w:rPr>
          <w:rFonts w:ascii="Arial" w:eastAsia="Times New Roman" w:hAnsi="Arial" w:cs="Arial"/>
          <w:color w:val="333333"/>
          <w:sz w:val="23"/>
          <w:szCs w:val="23"/>
          <w:lang w:eastAsia="ru-RU"/>
        </w:rPr>
        <w:t xml:space="preserve"> </w:t>
      </w:r>
      <w:r w:rsidRPr="001C6ADD">
        <w:rPr>
          <w:rFonts w:ascii="Arial" w:eastAsia="Times New Roman" w:hAnsi="Arial" w:cs="Arial"/>
          <w:b/>
          <w:bCs/>
          <w:color w:val="333333"/>
          <w:sz w:val="23"/>
          <w:szCs w:val="23"/>
          <w:lang w:eastAsia="ru-RU"/>
        </w:rPr>
        <w:t>Вернуть авторитет и уважение к профессии педагога в обществе, а самому педагогу обрести уверенность и достоинство.</w:t>
      </w:r>
    </w:p>
    <w:p w14:paraId="0EF04525" w14:textId="77777777" w:rsidR="00CA63C5" w:rsidRPr="00CA63C5" w:rsidRDefault="00CA63C5" w:rsidP="00CA63C5">
      <w:pPr>
        <w:shd w:val="clear" w:color="auto" w:fill="FFFFFF"/>
        <w:spacing w:after="255" w:line="270" w:lineRule="atLeast"/>
        <w:jc w:val="both"/>
        <w:rPr>
          <w:rFonts w:ascii="Arial" w:eastAsia="Times New Roman" w:hAnsi="Arial" w:cs="Arial"/>
          <w:color w:val="333333"/>
          <w:sz w:val="23"/>
          <w:szCs w:val="23"/>
          <w:lang w:eastAsia="ru-RU"/>
        </w:rPr>
      </w:pPr>
      <w:r w:rsidRPr="001C6ADD">
        <w:rPr>
          <w:rFonts w:ascii="Arial" w:eastAsia="Times New Roman" w:hAnsi="Arial" w:cs="Arial"/>
          <w:b/>
          <w:bCs/>
          <w:color w:val="333333"/>
          <w:sz w:val="23"/>
          <w:szCs w:val="23"/>
          <w:lang w:eastAsia="ru-RU"/>
        </w:rPr>
        <w:t>Обсуждение кодекса может сопровождаться анализом конкретных фактов действий</w:t>
      </w:r>
      <w:r w:rsidRPr="00CA63C5">
        <w:rPr>
          <w:rFonts w:ascii="Arial" w:eastAsia="Times New Roman" w:hAnsi="Arial" w:cs="Arial"/>
          <w:color w:val="333333"/>
          <w:sz w:val="23"/>
          <w:szCs w:val="23"/>
          <w:lang w:eastAsia="ru-RU"/>
        </w:rPr>
        <w:t xml:space="preserve"> и высказываний дискриминационного характера при работе с детьми с особенностями психофизического развития, а также в условиях межкультурного взаимодействия. Предметом обсуждения может стать </w:t>
      </w:r>
      <w:r w:rsidRPr="000E6FCE">
        <w:rPr>
          <w:rFonts w:ascii="Arial" w:eastAsia="Times New Roman" w:hAnsi="Arial" w:cs="Arial"/>
          <w:b/>
          <w:color w:val="333333"/>
          <w:sz w:val="23"/>
          <w:szCs w:val="23"/>
          <w:lang w:eastAsia="ru-RU"/>
        </w:rPr>
        <w:t>этический аспект роли педагога</w:t>
      </w:r>
      <w:r w:rsidRPr="00CA63C5">
        <w:rPr>
          <w:rFonts w:ascii="Arial" w:eastAsia="Times New Roman" w:hAnsi="Arial" w:cs="Arial"/>
          <w:color w:val="333333"/>
          <w:sz w:val="23"/>
          <w:szCs w:val="23"/>
          <w:lang w:eastAsia="ru-RU"/>
        </w:rPr>
        <w:t>, как носителя русского (национального) языка, традиционной культуры, ответственного за передачу духовных ценностей.</w:t>
      </w:r>
    </w:p>
    <w:p w14:paraId="32995E74" w14:textId="77777777" w:rsidR="00CA63C5" w:rsidRPr="00CA63C5" w:rsidRDefault="00CA63C5" w:rsidP="00CA63C5">
      <w:pPr>
        <w:shd w:val="clear" w:color="auto" w:fill="FFFFFF"/>
        <w:spacing w:after="255" w:line="270" w:lineRule="atLeast"/>
        <w:jc w:val="both"/>
        <w:rPr>
          <w:rFonts w:ascii="Arial" w:eastAsia="Times New Roman" w:hAnsi="Arial" w:cs="Arial"/>
          <w:color w:val="333333"/>
          <w:sz w:val="23"/>
          <w:szCs w:val="23"/>
          <w:lang w:eastAsia="ru-RU"/>
        </w:rPr>
      </w:pPr>
      <w:r w:rsidRPr="00CA63C5">
        <w:rPr>
          <w:rFonts w:ascii="Arial" w:eastAsia="Times New Roman" w:hAnsi="Arial" w:cs="Arial"/>
          <w:color w:val="333333"/>
          <w:sz w:val="23"/>
          <w:szCs w:val="23"/>
          <w:lang w:eastAsia="ru-RU"/>
        </w:rPr>
        <w:t xml:space="preserve">При обсуждении Кодекса рекомендуется </w:t>
      </w:r>
      <w:r w:rsidRPr="001C6ADD">
        <w:rPr>
          <w:rFonts w:ascii="Arial" w:eastAsia="Times New Roman" w:hAnsi="Arial" w:cs="Arial"/>
          <w:b/>
          <w:bCs/>
          <w:color w:val="333333"/>
          <w:sz w:val="23"/>
          <w:szCs w:val="23"/>
          <w:lang w:eastAsia="ru-RU"/>
        </w:rPr>
        <w:t>обратить внимание на социальные запросы и ожидания,</w:t>
      </w:r>
      <w:r w:rsidRPr="00CA63C5">
        <w:rPr>
          <w:rFonts w:ascii="Arial" w:eastAsia="Times New Roman" w:hAnsi="Arial" w:cs="Arial"/>
          <w:color w:val="333333"/>
          <w:sz w:val="23"/>
          <w:szCs w:val="23"/>
          <w:lang w:eastAsia="ru-RU"/>
        </w:rPr>
        <w:t xml:space="preserve"> которые стимулировали разработку данного документа:</w:t>
      </w:r>
    </w:p>
    <w:p w14:paraId="40C962F4" w14:textId="77777777" w:rsidR="00CA63C5" w:rsidRPr="00CA63C5" w:rsidRDefault="00CA63C5" w:rsidP="00CA63C5">
      <w:pPr>
        <w:shd w:val="clear" w:color="auto" w:fill="FFFFFF"/>
        <w:spacing w:after="255" w:line="270" w:lineRule="atLeast"/>
        <w:jc w:val="both"/>
        <w:rPr>
          <w:rFonts w:ascii="Arial" w:eastAsia="Times New Roman" w:hAnsi="Arial" w:cs="Arial"/>
          <w:color w:val="333333"/>
          <w:sz w:val="23"/>
          <w:szCs w:val="23"/>
          <w:lang w:eastAsia="ru-RU"/>
        </w:rPr>
      </w:pPr>
      <w:r w:rsidRPr="00CA63C5">
        <w:rPr>
          <w:rFonts w:ascii="Arial" w:eastAsia="Times New Roman" w:hAnsi="Arial" w:cs="Arial"/>
          <w:color w:val="333333"/>
          <w:sz w:val="23"/>
          <w:szCs w:val="23"/>
          <w:lang w:eastAsia="ru-RU"/>
        </w:rPr>
        <w:t xml:space="preserve">- </w:t>
      </w:r>
      <w:r w:rsidRPr="00CA63C5">
        <w:rPr>
          <w:rFonts w:ascii="Arial" w:eastAsia="Times New Roman" w:hAnsi="Arial" w:cs="Arial"/>
          <w:b/>
          <w:bCs/>
          <w:color w:val="333333"/>
          <w:sz w:val="23"/>
          <w:szCs w:val="23"/>
          <w:lang w:eastAsia="ru-RU"/>
        </w:rPr>
        <w:t>образование неотделимо от воспитания</w:t>
      </w:r>
      <w:r w:rsidRPr="00CA63C5">
        <w:rPr>
          <w:rFonts w:ascii="Arial" w:eastAsia="Times New Roman" w:hAnsi="Arial" w:cs="Arial"/>
          <w:color w:val="333333"/>
          <w:sz w:val="23"/>
          <w:szCs w:val="23"/>
          <w:lang w:eastAsia="ru-RU"/>
        </w:rPr>
        <w:t xml:space="preserve">, фундаментом которого является гуманизм, нравственность, этическая культура; для всестороннего развития детей </w:t>
      </w:r>
      <w:r w:rsidRPr="001C6ADD">
        <w:rPr>
          <w:rFonts w:ascii="Arial" w:eastAsia="Times New Roman" w:hAnsi="Arial" w:cs="Arial"/>
          <w:b/>
          <w:bCs/>
          <w:color w:val="333333"/>
          <w:sz w:val="23"/>
          <w:szCs w:val="23"/>
          <w:lang w:eastAsia="ru-RU"/>
        </w:rPr>
        <w:t>необходим благоприятный психологический климат, который формируется, в первую очередь учителем, воспитателем</w:t>
      </w:r>
      <w:r w:rsidRPr="00CA63C5">
        <w:rPr>
          <w:rFonts w:ascii="Arial" w:eastAsia="Times New Roman" w:hAnsi="Arial" w:cs="Arial"/>
          <w:color w:val="333333"/>
          <w:sz w:val="23"/>
          <w:szCs w:val="23"/>
          <w:lang w:eastAsia="ru-RU"/>
        </w:rPr>
        <w:t xml:space="preserve">; профессионализм и эффективность его деятельности в значительной степени определяется его </w:t>
      </w:r>
      <w:r w:rsidRPr="000E6FCE">
        <w:rPr>
          <w:rFonts w:ascii="Arial" w:eastAsia="Times New Roman" w:hAnsi="Arial" w:cs="Arial"/>
          <w:b/>
          <w:color w:val="333333"/>
          <w:sz w:val="23"/>
          <w:szCs w:val="23"/>
          <w:lang w:eastAsia="ru-RU"/>
        </w:rPr>
        <w:t>этической культурой</w:t>
      </w:r>
      <w:r w:rsidRPr="00CA63C5">
        <w:rPr>
          <w:rFonts w:ascii="Arial" w:eastAsia="Times New Roman" w:hAnsi="Arial" w:cs="Arial"/>
          <w:color w:val="333333"/>
          <w:sz w:val="23"/>
          <w:szCs w:val="23"/>
          <w:lang w:eastAsia="ru-RU"/>
        </w:rPr>
        <w:t>;</w:t>
      </w:r>
    </w:p>
    <w:p w14:paraId="08E60A2E" w14:textId="77777777" w:rsidR="00CA63C5" w:rsidRPr="00CA63C5" w:rsidRDefault="00CA63C5" w:rsidP="00CA63C5">
      <w:pPr>
        <w:shd w:val="clear" w:color="auto" w:fill="FFFFFF"/>
        <w:spacing w:after="255" w:line="270" w:lineRule="atLeast"/>
        <w:jc w:val="both"/>
        <w:rPr>
          <w:rFonts w:ascii="Arial" w:eastAsia="Times New Roman" w:hAnsi="Arial" w:cs="Arial"/>
          <w:color w:val="333333"/>
          <w:sz w:val="23"/>
          <w:szCs w:val="23"/>
          <w:lang w:eastAsia="ru-RU"/>
        </w:rPr>
      </w:pPr>
      <w:r w:rsidRPr="00CA63C5">
        <w:rPr>
          <w:rFonts w:ascii="Arial" w:eastAsia="Times New Roman" w:hAnsi="Arial" w:cs="Arial"/>
          <w:color w:val="333333"/>
          <w:sz w:val="23"/>
          <w:szCs w:val="23"/>
          <w:lang w:eastAsia="ru-RU"/>
        </w:rPr>
        <w:t>- установление этических норм и правил поведения педагогических работников должно положительно повлиять на взаимоотношения всех участников образовательного процесса на основе равенства партнеров;</w:t>
      </w:r>
    </w:p>
    <w:p w14:paraId="7C212A86" w14:textId="5391800C" w:rsidR="00CA63C5" w:rsidRPr="001C6ADD" w:rsidRDefault="00CA63C5" w:rsidP="00CA63C5">
      <w:pPr>
        <w:shd w:val="clear" w:color="auto" w:fill="FFFFFF"/>
        <w:spacing w:after="255" w:line="270" w:lineRule="atLeast"/>
        <w:jc w:val="both"/>
        <w:rPr>
          <w:rFonts w:ascii="Arial" w:eastAsia="Times New Roman" w:hAnsi="Arial" w:cs="Arial"/>
          <w:b/>
          <w:bCs/>
          <w:color w:val="333333"/>
          <w:sz w:val="23"/>
          <w:szCs w:val="23"/>
          <w:lang w:eastAsia="ru-RU"/>
        </w:rPr>
      </w:pPr>
      <w:r w:rsidRPr="00CA63C5">
        <w:rPr>
          <w:rFonts w:ascii="Arial" w:eastAsia="Times New Roman" w:hAnsi="Arial" w:cs="Arial"/>
          <w:color w:val="333333"/>
          <w:sz w:val="23"/>
          <w:szCs w:val="23"/>
          <w:lang w:eastAsia="ru-RU"/>
        </w:rPr>
        <w:t xml:space="preserve">- важнейшим компонентом </w:t>
      </w:r>
      <w:r w:rsidRPr="000E6FCE">
        <w:rPr>
          <w:rFonts w:ascii="Arial" w:eastAsia="Times New Roman" w:hAnsi="Arial" w:cs="Arial"/>
          <w:b/>
          <w:color w:val="333333"/>
          <w:sz w:val="23"/>
          <w:szCs w:val="23"/>
          <w:lang w:eastAsia="ru-RU"/>
        </w:rPr>
        <w:t>педагогической этики</w:t>
      </w:r>
      <w:r w:rsidRPr="00CA63C5">
        <w:rPr>
          <w:rFonts w:ascii="Arial" w:eastAsia="Times New Roman" w:hAnsi="Arial" w:cs="Arial"/>
          <w:color w:val="333333"/>
          <w:sz w:val="23"/>
          <w:szCs w:val="23"/>
          <w:lang w:eastAsia="ru-RU"/>
        </w:rPr>
        <w:t xml:space="preserve"> является выстраивание отношений педагог-ребенок (обучающийся), </w:t>
      </w:r>
      <w:r w:rsidRPr="001C6ADD">
        <w:rPr>
          <w:rFonts w:ascii="Arial" w:eastAsia="Times New Roman" w:hAnsi="Arial" w:cs="Arial"/>
          <w:b/>
          <w:bCs/>
          <w:color w:val="333333"/>
          <w:sz w:val="23"/>
          <w:szCs w:val="23"/>
          <w:lang w:eastAsia="ru-RU"/>
        </w:rPr>
        <w:t>педагог инициирует чувства достоинства в ребенке</w:t>
      </w:r>
      <w:r w:rsidRPr="00CA63C5">
        <w:rPr>
          <w:rFonts w:ascii="Arial" w:eastAsia="Times New Roman" w:hAnsi="Arial" w:cs="Arial"/>
          <w:color w:val="333333"/>
          <w:sz w:val="23"/>
          <w:szCs w:val="23"/>
          <w:lang w:eastAsia="ru-RU"/>
        </w:rPr>
        <w:t xml:space="preserve">, признает значимость его личности, </w:t>
      </w:r>
      <w:r w:rsidRPr="001C6ADD">
        <w:rPr>
          <w:rFonts w:ascii="Arial" w:eastAsia="Times New Roman" w:hAnsi="Arial" w:cs="Arial"/>
          <w:b/>
          <w:bCs/>
          <w:color w:val="333333"/>
          <w:sz w:val="23"/>
          <w:szCs w:val="23"/>
          <w:lang w:eastAsia="ru-RU"/>
        </w:rPr>
        <w:t xml:space="preserve">занимает позицию </w:t>
      </w:r>
      <w:r w:rsidRPr="00094E8F">
        <w:rPr>
          <w:rFonts w:ascii="Arial" w:eastAsia="Times New Roman" w:hAnsi="Arial" w:cs="Arial"/>
          <w:b/>
          <w:bCs/>
          <w:color w:val="333333"/>
          <w:sz w:val="23"/>
          <w:szCs w:val="23"/>
          <w:highlight w:val="yellow"/>
          <w:lang w:eastAsia="ru-RU"/>
        </w:rPr>
        <w:t>равноправны</w:t>
      </w:r>
      <w:r w:rsidR="001C6ADD" w:rsidRPr="00094E8F">
        <w:rPr>
          <w:rFonts w:ascii="Arial" w:eastAsia="Times New Roman" w:hAnsi="Arial" w:cs="Arial"/>
          <w:b/>
          <w:bCs/>
          <w:color w:val="333333"/>
          <w:sz w:val="23"/>
          <w:szCs w:val="23"/>
          <w:highlight w:val="yellow"/>
          <w:lang w:eastAsia="ru-RU"/>
        </w:rPr>
        <w:t>х</w:t>
      </w:r>
      <w:r w:rsidRPr="00094E8F">
        <w:rPr>
          <w:rFonts w:ascii="Arial" w:eastAsia="Times New Roman" w:hAnsi="Arial" w:cs="Arial"/>
          <w:b/>
          <w:bCs/>
          <w:color w:val="333333"/>
          <w:sz w:val="23"/>
          <w:szCs w:val="23"/>
          <w:highlight w:val="yellow"/>
          <w:lang w:eastAsia="ru-RU"/>
        </w:rPr>
        <w:t xml:space="preserve"> участник</w:t>
      </w:r>
      <w:r w:rsidR="001C6ADD" w:rsidRPr="00094E8F">
        <w:rPr>
          <w:rFonts w:ascii="Arial" w:eastAsia="Times New Roman" w:hAnsi="Arial" w:cs="Arial"/>
          <w:b/>
          <w:bCs/>
          <w:color w:val="333333"/>
          <w:sz w:val="23"/>
          <w:szCs w:val="23"/>
          <w:highlight w:val="yellow"/>
          <w:lang w:eastAsia="ru-RU"/>
        </w:rPr>
        <w:t>ов</w:t>
      </w:r>
      <w:r w:rsidRPr="00094E8F">
        <w:rPr>
          <w:rFonts w:ascii="Arial" w:eastAsia="Times New Roman" w:hAnsi="Arial" w:cs="Arial"/>
          <w:b/>
          <w:bCs/>
          <w:color w:val="333333"/>
          <w:sz w:val="23"/>
          <w:szCs w:val="23"/>
          <w:highlight w:val="yellow"/>
          <w:lang w:eastAsia="ru-RU"/>
        </w:rPr>
        <w:t xml:space="preserve"> общения.</w:t>
      </w:r>
    </w:p>
    <w:p w14:paraId="1F695024" w14:textId="77777777" w:rsidR="00CA63C5" w:rsidRPr="00CA63C5" w:rsidRDefault="00CA63C5" w:rsidP="00CA63C5">
      <w:pPr>
        <w:shd w:val="clear" w:color="auto" w:fill="FFFFFF"/>
        <w:spacing w:after="255" w:line="270" w:lineRule="atLeast"/>
        <w:jc w:val="both"/>
        <w:rPr>
          <w:rFonts w:ascii="Arial" w:eastAsia="Times New Roman" w:hAnsi="Arial" w:cs="Arial"/>
          <w:color w:val="333333"/>
          <w:sz w:val="23"/>
          <w:szCs w:val="23"/>
          <w:lang w:eastAsia="ru-RU"/>
        </w:rPr>
      </w:pPr>
      <w:r w:rsidRPr="00CA63C5">
        <w:rPr>
          <w:rFonts w:ascii="Arial" w:eastAsia="Times New Roman" w:hAnsi="Arial" w:cs="Arial"/>
          <w:color w:val="333333"/>
          <w:sz w:val="23"/>
          <w:szCs w:val="23"/>
          <w:lang w:eastAsia="ru-RU"/>
        </w:rPr>
        <w:t>Процедура принятия Кодекса как руководства к действию, в образовательных организациях может быть проведена на педагогическом совете, общем собрании коллектива, а также в форме некоторого торжественного акта.</w:t>
      </w:r>
    </w:p>
    <w:p w14:paraId="2634397D" w14:textId="77777777" w:rsidR="00CA63C5" w:rsidRPr="00CA63C5" w:rsidRDefault="00CA63C5" w:rsidP="00CA63C5">
      <w:pPr>
        <w:shd w:val="clear" w:color="auto" w:fill="FFFFFF"/>
        <w:spacing w:after="255" w:line="270" w:lineRule="atLeast"/>
        <w:jc w:val="both"/>
        <w:rPr>
          <w:rFonts w:ascii="Arial" w:eastAsia="Times New Roman" w:hAnsi="Arial" w:cs="Arial"/>
          <w:color w:val="333333"/>
          <w:sz w:val="23"/>
          <w:szCs w:val="23"/>
          <w:lang w:eastAsia="ru-RU"/>
        </w:rPr>
      </w:pPr>
      <w:r w:rsidRPr="00CA63C5">
        <w:rPr>
          <w:rFonts w:ascii="Arial" w:eastAsia="Times New Roman" w:hAnsi="Arial" w:cs="Arial"/>
          <w:color w:val="333333"/>
          <w:sz w:val="23"/>
          <w:szCs w:val="23"/>
          <w:lang w:eastAsia="ru-RU"/>
        </w:rPr>
        <w:t xml:space="preserve">После принятия Кодекса образовательная </w:t>
      </w:r>
      <w:r w:rsidRPr="001C6ADD">
        <w:rPr>
          <w:rFonts w:ascii="Arial" w:eastAsia="Times New Roman" w:hAnsi="Arial" w:cs="Arial"/>
          <w:b/>
          <w:bCs/>
          <w:color w:val="333333"/>
          <w:sz w:val="23"/>
          <w:szCs w:val="23"/>
          <w:lang w:eastAsia="ru-RU"/>
        </w:rPr>
        <w:t>организация обязана создать необходимые условия для полной реализации его положений</w:t>
      </w:r>
      <w:r w:rsidRPr="00CA63C5">
        <w:rPr>
          <w:rFonts w:ascii="Arial" w:eastAsia="Times New Roman" w:hAnsi="Arial" w:cs="Arial"/>
          <w:color w:val="333333"/>
          <w:sz w:val="23"/>
          <w:szCs w:val="23"/>
          <w:lang w:eastAsia="ru-RU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7"/>
        <w:gridCol w:w="4678"/>
      </w:tblGrid>
      <w:tr w:rsidR="00CA63C5" w:rsidRPr="00CA63C5" w14:paraId="5349C433" w14:textId="77777777" w:rsidTr="00CA63C5">
        <w:tc>
          <w:tcPr>
            <w:tcW w:w="2500" w:type="pct"/>
            <w:hideMark/>
          </w:tcPr>
          <w:p w14:paraId="1A5C3367" w14:textId="77777777" w:rsidR="00CA63C5" w:rsidRDefault="00CA63C5" w:rsidP="00CA63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3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Заместитель директора Департамента</w:t>
            </w:r>
            <w:r w:rsidRPr="00CA63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государственной политики в сфере воспитания</w:t>
            </w:r>
            <w:r w:rsidRPr="00CA63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детей и молодежи Минобрнауки России</w:t>
            </w:r>
          </w:p>
          <w:p w14:paraId="71DD8F1A" w14:textId="77777777" w:rsidR="00F076B8" w:rsidRDefault="00F076B8" w:rsidP="00CA63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CD4E9CC" w14:textId="77777777" w:rsidR="00F076B8" w:rsidRDefault="00F076B8" w:rsidP="00CA63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0073124" w14:textId="77777777" w:rsidR="00F076B8" w:rsidRDefault="00F076B8" w:rsidP="00CA63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6BACBDE" w14:textId="77777777" w:rsidR="00F076B8" w:rsidRDefault="00F076B8" w:rsidP="00CA63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76726E6" w14:textId="77777777" w:rsidR="00F076B8" w:rsidRDefault="00F076B8" w:rsidP="00CA63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C587CAE" w14:textId="77777777" w:rsidR="00F076B8" w:rsidRDefault="00F076B8" w:rsidP="00CA63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C8E4408" w14:textId="1B4BF73C" w:rsidR="00F076B8" w:rsidRPr="00CA63C5" w:rsidRDefault="00F076B8" w:rsidP="00CA63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0" w:type="pct"/>
            <w:hideMark/>
          </w:tcPr>
          <w:p w14:paraId="38D4B5A8" w14:textId="77777777" w:rsidR="00CA63C5" w:rsidRPr="00CA63C5" w:rsidRDefault="00CA63C5" w:rsidP="00CA63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3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Т.Э. Петрова</w:t>
            </w:r>
          </w:p>
        </w:tc>
      </w:tr>
    </w:tbl>
    <w:p w14:paraId="4FF8AE05" w14:textId="77777777" w:rsidR="00CA63C5" w:rsidRPr="00CA63C5" w:rsidRDefault="00CA63C5" w:rsidP="00CA63C5">
      <w:pPr>
        <w:shd w:val="clear" w:color="auto" w:fill="FFFFFF"/>
        <w:spacing w:after="255" w:line="270" w:lineRule="atLeast"/>
        <w:jc w:val="both"/>
        <w:outlineLvl w:val="2"/>
        <w:rPr>
          <w:rFonts w:ascii="Arial" w:eastAsia="Times New Roman" w:hAnsi="Arial" w:cs="Arial"/>
          <w:b/>
          <w:bCs/>
          <w:color w:val="333333"/>
          <w:sz w:val="26"/>
          <w:szCs w:val="26"/>
          <w:lang w:eastAsia="ru-RU"/>
        </w:rPr>
      </w:pPr>
      <w:r w:rsidRPr="00CA63C5">
        <w:rPr>
          <w:rFonts w:ascii="Arial" w:eastAsia="Times New Roman" w:hAnsi="Arial" w:cs="Arial"/>
          <w:b/>
          <w:bCs/>
          <w:color w:val="333333"/>
          <w:sz w:val="26"/>
          <w:szCs w:val="26"/>
          <w:lang w:eastAsia="ru-RU"/>
        </w:rPr>
        <w:lastRenderedPageBreak/>
        <w:t>Модельный кодекс</w:t>
      </w:r>
      <w:r w:rsidRPr="00CA63C5">
        <w:rPr>
          <w:rFonts w:ascii="Arial" w:eastAsia="Times New Roman" w:hAnsi="Arial" w:cs="Arial"/>
          <w:b/>
          <w:bCs/>
          <w:color w:val="333333"/>
          <w:sz w:val="26"/>
          <w:szCs w:val="26"/>
          <w:lang w:eastAsia="ru-RU"/>
        </w:rPr>
        <w:br/>
        <w:t>профессиональной этики педагогических работников организаций, осуществляющих образовательную деятельность</w:t>
      </w:r>
    </w:p>
    <w:p w14:paraId="1238D953" w14:textId="77777777" w:rsidR="00CA63C5" w:rsidRPr="00CA63C5" w:rsidRDefault="00CA63C5" w:rsidP="00CA63C5">
      <w:pPr>
        <w:shd w:val="clear" w:color="auto" w:fill="FFFFFF"/>
        <w:spacing w:after="255" w:line="270" w:lineRule="atLeast"/>
        <w:jc w:val="both"/>
        <w:outlineLvl w:val="2"/>
        <w:rPr>
          <w:rFonts w:ascii="Arial" w:eastAsia="Times New Roman" w:hAnsi="Arial" w:cs="Arial"/>
          <w:b/>
          <w:bCs/>
          <w:color w:val="333333"/>
          <w:sz w:val="26"/>
          <w:szCs w:val="26"/>
          <w:lang w:eastAsia="ru-RU"/>
        </w:rPr>
      </w:pPr>
      <w:r w:rsidRPr="00CA63C5">
        <w:rPr>
          <w:rFonts w:ascii="Arial" w:eastAsia="Times New Roman" w:hAnsi="Arial" w:cs="Arial"/>
          <w:b/>
          <w:bCs/>
          <w:color w:val="333333"/>
          <w:sz w:val="26"/>
          <w:szCs w:val="26"/>
          <w:lang w:eastAsia="ru-RU"/>
        </w:rPr>
        <w:t>I. Общие положения</w:t>
      </w:r>
    </w:p>
    <w:p w14:paraId="29F60106" w14:textId="77777777" w:rsidR="00CA63C5" w:rsidRPr="00CA63C5" w:rsidRDefault="00CA63C5" w:rsidP="00CA63C5">
      <w:pPr>
        <w:shd w:val="clear" w:color="auto" w:fill="FFFFFF"/>
        <w:spacing w:after="255" w:line="270" w:lineRule="atLeast"/>
        <w:jc w:val="both"/>
        <w:rPr>
          <w:rFonts w:ascii="Arial" w:eastAsia="Times New Roman" w:hAnsi="Arial" w:cs="Arial"/>
          <w:color w:val="333333"/>
          <w:sz w:val="23"/>
          <w:szCs w:val="23"/>
          <w:lang w:eastAsia="ru-RU"/>
        </w:rPr>
      </w:pPr>
      <w:r w:rsidRPr="00CA63C5">
        <w:rPr>
          <w:rFonts w:ascii="Arial" w:eastAsia="Times New Roman" w:hAnsi="Arial" w:cs="Arial"/>
          <w:color w:val="333333"/>
          <w:sz w:val="23"/>
          <w:szCs w:val="23"/>
          <w:lang w:eastAsia="ru-RU"/>
        </w:rPr>
        <w:t xml:space="preserve">1. Кодекс профессиональной этики педагогических работников организаций, осуществляющих образовательную деятельность (далее - Кодекс), разработан на основании положений </w:t>
      </w:r>
      <w:r w:rsidRPr="000E6FCE">
        <w:rPr>
          <w:rFonts w:ascii="Arial" w:eastAsia="Times New Roman" w:hAnsi="Arial" w:cs="Arial"/>
          <w:b/>
          <w:color w:val="333333"/>
          <w:sz w:val="23"/>
          <w:szCs w:val="23"/>
          <w:lang w:eastAsia="ru-RU"/>
        </w:rPr>
        <w:t>Конституции Российской Федерации, Федерального закона от 29 декабря 2012 г. N 273-ФЗ "Об образовании в Российской Федерации"</w:t>
      </w:r>
      <w:r w:rsidRPr="00CA63C5">
        <w:rPr>
          <w:rFonts w:ascii="Arial" w:eastAsia="Times New Roman" w:hAnsi="Arial" w:cs="Arial"/>
          <w:color w:val="333333"/>
          <w:sz w:val="23"/>
          <w:szCs w:val="23"/>
          <w:lang w:eastAsia="ru-RU"/>
        </w:rPr>
        <w:t>, Указа Президента Российской Федерации от 7 мая 2012 г. N 597 "О мероприятиях по реализации государственной социальной политики" и иных нормативных правовых актов Российской Федерации.</w:t>
      </w:r>
    </w:p>
    <w:p w14:paraId="5D91FBAD" w14:textId="77777777" w:rsidR="00CA63C5" w:rsidRPr="00CA63C5" w:rsidRDefault="00CA63C5" w:rsidP="00CA63C5">
      <w:pPr>
        <w:shd w:val="clear" w:color="auto" w:fill="FFFFFF"/>
        <w:spacing w:after="255" w:line="270" w:lineRule="atLeast"/>
        <w:jc w:val="both"/>
        <w:rPr>
          <w:rFonts w:ascii="Arial" w:eastAsia="Times New Roman" w:hAnsi="Arial" w:cs="Arial"/>
          <w:color w:val="333333"/>
          <w:sz w:val="23"/>
          <w:szCs w:val="23"/>
          <w:lang w:eastAsia="ru-RU"/>
        </w:rPr>
      </w:pPr>
      <w:r w:rsidRPr="00CA63C5">
        <w:rPr>
          <w:rFonts w:ascii="Arial" w:eastAsia="Times New Roman" w:hAnsi="Arial" w:cs="Arial"/>
          <w:color w:val="333333"/>
          <w:sz w:val="23"/>
          <w:szCs w:val="23"/>
          <w:lang w:eastAsia="ru-RU"/>
        </w:rPr>
        <w:t>2. Кодекс представляет собой свод общих принципов профессиональной этики и основных правил поведения, которым рекомендуется руководствоваться педагогическим работникам организаций, осуществляющих образовательную деятельность (далее - педагогические работники), независимо от занимаемой ими должности.</w:t>
      </w:r>
    </w:p>
    <w:p w14:paraId="4470F40A" w14:textId="77777777" w:rsidR="00CA63C5" w:rsidRPr="00CA63C5" w:rsidRDefault="00CA63C5" w:rsidP="00CA63C5">
      <w:pPr>
        <w:shd w:val="clear" w:color="auto" w:fill="FFFFFF"/>
        <w:spacing w:after="255" w:line="270" w:lineRule="atLeast"/>
        <w:jc w:val="both"/>
        <w:rPr>
          <w:rFonts w:ascii="Arial" w:eastAsia="Times New Roman" w:hAnsi="Arial" w:cs="Arial"/>
          <w:color w:val="333333"/>
          <w:sz w:val="23"/>
          <w:szCs w:val="23"/>
          <w:lang w:eastAsia="ru-RU"/>
        </w:rPr>
      </w:pPr>
      <w:r w:rsidRPr="00CA63C5">
        <w:rPr>
          <w:rFonts w:ascii="Arial" w:eastAsia="Times New Roman" w:hAnsi="Arial" w:cs="Arial"/>
          <w:color w:val="333333"/>
          <w:sz w:val="23"/>
          <w:szCs w:val="23"/>
          <w:lang w:eastAsia="ru-RU"/>
        </w:rPr>
        <w:t>3. Педагогическому работнику, который состоит в трудовых отношениях с организацией, осуществляющей образовательную деятельность, и выполняет обязанности по обучению, воспитанию обучающихся и (или) организации образовательной деятельности, рекомендуется соблюдать положения Кодекса в своей деятельности.</w:t>
      </w:r>
    </w:p>
    <w:p w14:paraId="3C4EF574" w14:textId="77777777" w:rsidR="00CA63C5" w:rsidRPr="00CA63C5" w:rsidRDefault="00CA63C5" w:rsidP="00CA63C5">
      <w:pPr>
        <w:shd w:val="clear" w:color="auto" w:fill="FFFFFF"/>
        <w:spacing w:after="255" w:line="270" w:lineRule="atLeast"/>
        <w:jc w:val="both"/>
        <w:rPr>
          <w:rFonts w:ascii="Arial" w:eastAsia="Times New Roman" w:hAnsi="Arial" w:cs="Arial"/>
          <w:color w:val="333333"/>
          <w:sz w:val="23"/>
          <w:szCs w:val="23"/>
          <w:lang w:eastAsia="ru-RU"/>
        </w:rPr>
      </w:pPr>
      <w:r w:rsidRPr="00CA63C5">
        <w:rPr>
          <w:rFonts w:ascii="Arial" w:eastAsia="Times New Roman" w:hAnsi="Arial" w:cs="Arial"/>
          <w:color w:val="333333"/>
          <w:sz w:val="23"/>
          <w:szCs w:val="23"/>
          <w:lang w:eastAsia="ru-RU"/>
        </w:rPr>
        <w:t xml:space="preserve">4. </w:t>
      </w:r>
      <w:r w:rsidRPr="00CA63C5">
        <w:rPr>
          <w:rFonts w:ascii="Arial" w:eastAsia="Times New Roman" w:hAnsi="Arial" w:cs="Arial"/>
          <w:b/>
          <w:bCs/>
          <w:color w:val="333333"/>
          <w:sz w:val="23"/>
          <w:szCs w:val="23"/>
          <w:lang w:eastAsia="ru-RU"/>
        </w:rPr>
        <w:t>Целями Кодекса являются:</w:t>
      </w:r>
    </w:p>
    <w:p w14:paraId="3C2B4A78" w14:textId="6362D743" w:rsidR="00CA63C5" w:rsidRPr="00CA63C5" w:rsidRDefault="00F0723E" w:rsidP="00CA63C5">
      <w:pPr>
        <w:shd w:val="clear" w:color="auto" w:fill="FFFFFF"/>
        <w:spacing w:after="255" w:line="270" w:lineRule="atLeast"/>
        <w:jc w:val="both"/>
        <w:rPr>
          <w:rFonts w:ascii="Arial" w:eastAsia="Times New Roman" w:hAnsi="Arial" w:cs="Arial"/>
          <w:color w:val="333333"/>
          <w:sz w:val="23"/>
          <w:szCs w:val="23"/>
          <w:lang w:eastAsia="ru-RU"/>
        </w:rPr>
      </w:pPr>
      <w:r w:rsidRPr="00F0723E">
        <w:rPr>
          <w:rFonts w:ascii="Arial" w:eastAsia="Times New Roman" w:hAnsi="Arial" w:cs="Arial"/>
          <w:color w:val="333333"/>
          <w:sz w:val="23"/>
          <w:szCs w:val="23"/>
          <w:lang w:eastAsia="ru-RU"/>
        </w:rPr>
        <w:t xml:space="preserve">- </w:t>
      </w:r>
      <w:r w:rsidR="00CA63C5" w:rsidRPr="00CA63C5">
        <w:rPr>
          <w:rFonts w:ascii="Arial" w:eastAsia="Times New Roman" w:hAnsi="Arial" w:cs="Arial"/>
          <w:color w:val="333333"/>
          <w:sz w:val="23"/>
          <w:szCs w:val="23"/>
          <w:lang w:eastAsia="ru-RU"/>
        </w:rPr>
        <w:t>установление этических норм и правил поведения педагогических работников для выполнения ими своей профессиональной деятельности;</w:t>
      </w:r>
    </w:p>
    <w:p w14:paraId="63D4A393" w14:textId="0818A1C3" w:rsidR="00CA63C5" w:rsidRPr="00CA63C5" w:rsidRDefault="00F0723E" w:rsidP="00CA63C5">
      <w:pPr>
        <w:shd w:val="clear" w:color="auto" w:fill="FFFFFF"/>
        <w:spacing w:after="255" w:line="270" w:lineRule="atLeast"/>
        <w:jc w:val="both"/>
        <w:rPr>
          <w:rFonts w:ascii="Arial" w:eastAsia="Times New Roman" w:hAnsi="Arial" w:cs="Arial"/>
          <w:color w:val="333333"/>
          <w:sz w:val="23"/>
          <w:szCs w:val="23"/>
          <w:lang w:eastAsia="ru-RU"/>
        </w:rPr>
      </w:pPr>
      <w:r w:rsidRPr="00F0723E">
        <w:rPr>
          <w:rFonts w:ascii="Arial" w:eastAsia="Times New Roman" w:hAnsi="Arial" w:cs="Arial"/>
          <w:color w:val="333333"/>
          <w:sz w:val="23"/>
          <w:szCs w:val="23"/>
          <w:lang w:eastAsia="ru-RU"/>
        </w:rPr>
        <w:t xml:space="preserve">- </w:t>
      </w:r>
      <w:r w:rsidR="00CA63C5" w:rsidRPr="00CA63C5">
        <w:rPr>
          <w:rFonts w:ascii="Arial" w:eastAsia="Times New Roman" w:hAnsi="Arial" w:cs="Arial"/>
          <w:color w:val="333333"/>
          <w:sz w:val="23"/>
          <w:szCs w:val="23"/>
          <w:lang w:eastAsia="ru-RU"/>
        </w:rPr>
        <w:t>содействие укреплению авторитета педагогических работников организаций, осуществляющих образовательную деятельность;</w:t>
      </w:r>
    </w:p>
    <w:p w14:paraId="6F943144" w14:textId="67C04E2D" w:rsidR="00CA63C5" w:rsidRPr="00CA63C5" w:rsidRDefault="00F0723E" w:rsidP="00CA63C5">
      <w:pPr>
        <w:shd w:val="clear" w:color="auto" w:fill="FFFFFF"/>
        <w:spacing w:after="255" w:line="270" w:lineRule="atLeast"/>
        <w:jc w:val="both"/>
        <w:rPr>
          <w:rFonts w:ascii="Arial" w:eastAsia="Times New Roman" w:hAnsi="Arial" w:cs="Arial"/>
          <w:color w:val="333333"/>
          <w:sz w:val="23"/>
          <w:szCs w:val="23"/>
          <w:lang w:eastAsia="ru-RU"/>
        </w:rPr>
      </w:pPr>
      <w:r w:rsidRPr="00F0723E">
        <w:rPr>
          <w:rFonts w:ascii="Arial" w:eastAsia="Times New Roman" w:hAnsi="Arial" w:cs="Arial"/>
          <w:color w:val="333333"/>
          <w:sz w:val="23"/>
          <w:szCs w:val="23"/>
          <w:lang w:eastAsia="ru-RU"/>
        </w:rPr>
        <w:t xml:space="preserve">- </w:t>
      </w:r>
      <w:r w:rsidR="00CA63C5" w:rsidRPr="00CA63C5">
        <w:rPr>
          <w:rFonts w:ascii="Arial" w:eastAsia="Times New Roman" w:hAnsi="Arial" w:cs="Arial"/>
          <w:color w:val="333333"/>
          <w:sz w:val="23"/>
          <w:szCs w:val="23"/>
          <w:lang w:eastAsia="ru-RU"/>
        </w:rPr>
        <w:t>обеспечение единых норм поведения педагогических работников.</w:t>
      </w:r>
    </w:p>
    <w:p w14:paraId="2332E901" w14:textId="77777777" w:rsidR="00CA63C5" w:rsidRPr="00CA63C5" w:rsidRDefault="00CA63C5" w:rsidP="00CA63C5">
      <w:pPr>
        <w:shd w:val="clear" w:color="auto" w:fill="FFFFFF"/>
        <w:spacing w:after="255" w:line="270" w:lineRule="atLeast"/>
        <w:jc w:val="both"/>
        <w:rPr>
          <w:rFonts w:ascii="Arial" w:eastAsia="Times New Roman" w:hAnsi="Arial" w:cs="Arial"/>
          <w:color w:val="333333"/>
          <w:sz w:val="23"/>
          <w:szCs w:val="23"/>
          <w:lang w:eastAsia="ru-RU"/>
        </w:rPr>
      </w:pPr>
      <w:r w:rsidRPr="00CA63C5">
        <w:rPr>
          <w:rFonts w:ascii="Arial" w:eastAsia="Times New Roman" w:hAnsi="Arial" w:cs="Arial"/>
          <w:color w:val="333333"/>
          <w:sz w:val="23"/>
          <w:szCs w:val="23"/>
          <w:lang w:eastAsia="ru-RU"/>
        </w:rPr>
        <w:t>5. Кодекс призван повысить эффективность выполнения педагогическими работниками своих трудовых обязанностей.</w:t>
      </w:r>
    </w:p>
    <w:p w14:paraId="73218308" w14:textId="77777777" w:rsidR="00CA63C5" w:rsidRPr="009C617B" w:rsidRDefault="00CA63C5" w:rsidP="00CA63C5">
      <w:pPr>
        <w:shd w:val="clear" w:color="auto" w:fill="FFFFFF"/>
        <w:spacing w:after="255" w:line="270" w:lineRule="atLeast"/>
        <w:jc w:val="both"/>
        <w:rPr>
          <w:rFonts w:ascii="Arial" w:eastAsia="Times New Roman" w:hAnsi="Arial" w:cs="Arial"/>
          <w:b/>
          <w:bCs/>
          <w:color w:val="333333"/>
          <w:sz w:val="23"/>
          <w:szCs w:val="23"/>
          <w:lang w:eastAsia="ru-RU"/>
        </w:rPr>
      </w:pPr>
      <w:r w:rsidRPr="00CA63C5">
        <w:rPr>
          <w:rFonts w:ascii="Arial" w:eastAsia="Times New Roman" w:hAnsi="Arial" w:cs="Arial"/>
          <w:color w:val="333333"/>
          <w:sz w:val="23"/>
          <w:szCs w:val="23"/>
          <w:lang w:eastAsia="ru-RU"/>
        </w:rPr>
        <w:t xml:space="preserve">6. Кодекс служит основой для формирования </w:t>
      </w:r>
      <w:r w:rsidRPr="009C617B">
        <w:rPr>
          <w:rFonts w:ascii="Arial" w:eastAsia="Times New Roman" w:hAnsi="Arial" w:cs="Arial"/>
          <w:b/>
          <w:bCs/>
          <w:color w:val="333333"/>
          <w:sz w:val="23"/>
          <w:szCs w:val="23"/>
          <w:lang w:eastAsia="ru-RU"/>
        </w:rPr>
        <w:t>взаимоотношений в системе образования, основанных на нормах морали,</w:t>
      </w:r>
      <w:r w:rsidRPr="00CA63C5">
        <w:rPr>
          <w:rFonts w:ascii="Arial" w:eastAsia="Times New Roman" w:hAnsi="Arial" w:cs="Arial"/>
          <w:color w:val="333333"/>
          <w:sz w:val="23"/>
          <w:szCs w:val="23"/>
          <w:lang w:eastAsia="ru-RU"/>
        </w:rPr>
        <w:t xml:space="preserve"> уважительном отношении к педагогической деятельности в общественном сознании, </w:t>
      </w:r>
      <w:r w:rsidRPr="009C617B">
        <w:rPr>
          <w:rFonts w:ascii="Arial" w:eastAsia="Times New Roman" w:hAnsi="Arial" w:cs="Arial"/>
          <w:b/>
          <w:bCs/>
          <w:color w:val="333333"/>
          <w:sz w:val="23"/>
          <w:szCs w:val="23"/>
          <w:lang w:eastAsia="ru-RU"/>
        </w:rPr>
        <w:t>самоконтроле педагогических работников.</w:t>
      </w:r>
    </w:p>
    <w:p w14:paraId="67ACC888" w14:textId="77777777" w:rsidR="00CA63C5" w:rsidRPr="00CA63C5" w:rsidRDefault="00CA63C5" w:rsidP="00CA63C5">
      <w:pPr>
        <w:shd w:val="clear" w:color="auto" w:fill="FFFFFF"/>
        <w:spacing w:after="255" w:line="270" w:lineRule="atLeast"/>
        <w:jc w:val="both"/>
        <w:outlineLvl w:val="2"/>
        <w:rPr>
          <w:rFonts w:ascii="Arial" w:eastAsia="Times New Roman" w:hAnsi="Arial" w:cs="Arial"/>
          <w:b/>
          <w:bCs/>
          <w:color w:val="333333"/>
          <w:sz w:val="26"/>
          <w:szCs w:val="26"/>
          <w:lang w:eastAsia="ru-RU"/>
        </w:rPr>
      </w:pPr>
      <w:r w:rsidRPr="00CA63C5">
        <w:rPr>
          <w:rFonts w:ascii="Arial" w:eastAsia="Times New Roman" w:hAnsi="Arial" w:cs="Arial"/>
          <w:b/>
          <w:bCs/>
          <w:color w:val="333333"/>
          <w:sz w:val="26"/>
          <w:szCs w:val="26"/>
          <w:lang w:eastAsia="ru-RU"/>
        </w:rPr>
        <w:t>II. Этические правила поведения педагогических работников при выполнении ими трудовых обязанностей</w:t>
      </w:r>
    </w:p>
    <w:p w14:paraId="6A9608B5" w14:textId="77777777" w:rsidR="00CA63C5" w:rsidRPr="00CA63C5" w:rsidRDefault="00CA63C5" w:rsidP="00CA63C5">
      <w:pPr>
        <w:shd w:val="clear" w:color="auto" w:fill="FFFFFF"/>
        <w:spacing w:after="255" w:line="270" w:lineRule="atLeast"/>
        <w:jc w:val="both"/>
        <w:rPr>
          <w:rFonts w:ascii="Arial" w:eastAsia="Times New Roman" w:hAnsi="Arial" w:cs="Arial"/>
          <w:color w:val="333333"/>
          <w:sz w:val="23"/>
          <w:szCs w:val="23"/>
          <w:lang w:eastAsia="ru-RU"/>
        </w:rPr>
      </w:pPr>
      <w:r w:rsidRPr="00CA63C5">
        <w:rPr>
          <w:rFonts w:ascii="Arial" w:eastAsia="Times New Roman" w:hAnsi="Arial" w:cs="Arial"/>
          <w:color w:val="333333"/>
          <w:sz w:val="23"/>
          <w:szCs w:val="23"/>
          <w:lang w:eastAsia="ru-RU"/>
        </w:rPr>
        <w:t xml:space="preserve">7. При выполнении трудовых обязанностей педагогическим работникам следует исходить из </w:t>
      </w:r>
      <w:r w:rsidRPr="000B1C07">
        <w:rPr>
          <w:rFonts w:ascii="Arial" w:eastAsia="Times New Roman" w:hAnsi="Arial" w:cs="Arial"/>
          <w:b/>
          <w:bCs/>
          <w:color w:val="333333"/>
          <w:sz w:val="23"/>
          <w:szCs w:val="23"/>
          <w:lang w:eastAsia="ru-RU"/>
        </w:rPr>
        <w:t>конституционного положения</w:t>
      </w:r>
      <w:r w:rsidRPr="00CA63C5">
        <w:rPr>
          <w:rFonts w:ascii="Arial" w:eastAsia="Times New Roman" w:hAnsi="Arial" w:cs="Arial"/>
          <w:color w:val="333333"/>
          <w:sz w:val="23"/>
          <w:szCs w:val="23"/>
          <w:lang w:eastAsia="ru-RU"/>
        </w:rPr>
        <w:t xml:space="preserve"> о том, что человек, его права и свободы являются высшей ценностью, и каждый гражданин имеет право на неприкосновенность частной жизни, личную и семейную тайну, защиту чести, достоинства, своего доброго имени.</w:t>
      </w:r>
    </w:p>
    <w:p w14:paraId="18D8F8E6" w14:textId="77777777" w:rsidR="00CA63C5" w:rsidRPr="00CA63C5" w:rsidRDefault="00CA63C5" w:rsidP="00CA63C5">
      <w:pPr>
        <w:shd w:val="clear" w:color="auto" w:fill="FFFFFF"/>
        <w:spacing w:after="255" w:line="270" w:lineRule="atLeast"/>
        <w:jc w:val="both"/>
        <w:rPr>
          <w:rFonts w:ascii="Arial" w:eastAsia="Times New Roman" w:hAnsi="Arial" w:cs="Arial"/>
          <w:color w:val="333333"/>
          <w:sz w:val="23"/>
          <w:szCs w:val="23"/>
          <w:lang w:eastAsia="ru-RU"/>
        </w:rPr>
      </w:pPr>
      <w:r w:rsidRPr="00CA63C5">
        <w:rPr>
          <w:rFonts w:ascii="Arial" w:eastAsia="Times New Roman" w:hAnsi="Arial" w:cs="Arial"/>
          <w:color w:val="333333"/>
          <w:sz w:val="23"/>
          <w:szCs w:val="23"/>
          <w:lang w:eastAsia="ru-RU"/>
        </w:rPr>
        <w:lastRenderedPageBreak/>
        <w:t>8. Педагогические работники, сознавая ответственность перед государством, обществом и гражданами, призваны:</w:t>
      </w:r>
    </w:p>
    <w:p w14:paraId="56D14DAB" w14:textId="77777777" w:rsidR="00CA63C5" w:rsidRPr="00CA63C5" w:rsidRDefault="00CA63C5" w:rsidP="00CA63C5">
      <w:pPr>
        <w:shd w:val="clear" w:color="auto" w:fill="FFFFFF"/>
        <w:spacing w:after="255" w:line="270" w:lineRule="atLeast"/>
        <w:jc w:val="both"/>
        <w:rPr>
          <w:rFonts w:ascii="Arial" w:eastAsia="Times New Roman" w:hAnsi="Arial" w:cs="Arial"/>
          <w:color w:val="333333"/>
          <w:sz w:val="23"/>
          <w:szCs w:val="23"/>
          <w:lang w:eastAsia="ru-RU"/>
        </w:rPr>
      </w:pPr>
      <w:r w:rsidRPr="00CA63C5">
        <w:rPr>
          <w:rFonts w:ascii="Arial" w:eastAsia="Times New Roman" w:hAnsi="Arial" w:cs="Arial"/>
          <w:color w:val="333333"/>
          <w:sz w:val="23"/>
          <w:szCs w:val="23"/>
          <w:lang w:eastAsia="ru-RU"/>
        </w:rPr>
        <w:t>а) осуществлять свою деятельность на высоком профессиональном уровне;</w:t>
      </w:r>
    </w:p>
    <w:p w14:paraId="369D8937" w14:textId="77777777" w:rsidR="00CA63C5" w:rsidRPr="00CA63C5" w:rsidRDefault="00CA63C5" w:rsidP="00CA63C5">
      <w:pPr>
        <w:shd w:val="clear" w:color="auto" w:fill="FFFFFF"/>
        <w:spacing w:after="255" w:line="270" w:lineRule="atLeast"/>
        <w:jc w:val="both"/>
        <w:rPr>
          <w:rFonts w:ascii="Arial" w:eastAsia="Times New Roman" w:hAnsi="Arial" w:cs="Arial"/>
          <w:color w:val="333333"/>
          <w:sz w:val="23"/>
          <w:szCs w:val="23"/>
          <w:lang w:eastAsia="ru-RU"/>
        </w:rPr>
      </w:pPr>
      <w:r w:rsidRPr="00CA63C5">
        <w:rPr>
          <w:rFonts w:ascii="Arial" w:eastAsia="Times New Roman" w:hAnsi="Arial" w:cs="Arial"/>
          <w:color w:val="333333"/>
          <w:sz w:val="23"/>
          <w:szCs w:val="23"/>
          <w:lang w:eastAsia="ru-RU"/>
        </w:rPr>
        <w:t>б) соблюдать правовые, нравственные и этические нормы;</w:t>
      </w:r>
    </w:p>
    <w:p w14:paraId="54A5D2A1" w14:textId="77777777" w:rsidR="00CA63C5" w:rsidRPr="00CA63C5" w:rsidRDefault="00CA63C5" w:rsidP="00CA63C5">
      <w:pPr>
        <w:shd w:val="clear" w:color="auto" w:fill="FFFFFF"/>
        <w:spacing w:after="255" w:line="270" w:lineRule="atLeast"/>
        <w:jc w:val="both"/>
        <w:rPr>
          <w:rFonts w:ascii="Arial" w:eastAsia="Times New Roman" w:hAnsi="Arial" w:cs="Arial"/>
          <w:color w:val="333333"/>
          <w:sz w:val="23"/>
          <w:szCs w:val="23"/>
          <w:lang w:eastAsia="ru-RU"/>
        </w:rPr>
      </w:pPr>
      <w:r w:rsidRPr="00CA63C5">
        <w:rPr>
          <w:rFonts w:ascii="Arial" w:eastAsia="Times New Roman" w:hAnsi="Arial" w:cs="Arial"/>
          <w:color w:val="333333"/>
          <w:sz w:val="23"/>
          <w:szCs w:val="23"/>
          <w:lang w:eastAsia="ru-RU"/>
        </w:rPr>
        <w:t>в) уважать честь и достоинство обучающихся и других участников образовательных отношений;</w:t>
      </w:r>
    </w:p>
    <w:p w14:paraId="788E478C" w14:textId="77777777" w:rsidR="00CA63C5" w:rsidRPr="00CA63C5" w:rsidRDefault="00CA63C5" w:rsidP="00CA63C5">
      <w:pPr>
        <w:shd w:val="clear" w:color="auto" w:fill="FFFFFF"/>
        <w:spacing w:after="255" w:line="270" w:lineRule="atLeast"/>
        <w:jc w:val="both"/>
        <w:rPr>
          <w:rFonts w:ascii="Arial" w:eastAsia="Times New Roman" w:hAnsi="Arial" w:cs="Arial"/>
          <w:color w:val="333333"/>
          <w:sz w:val="23"/>
          <w:szCs w:val="23"/>
          <w:lang w:eastAsia="ru-RU"/>
        </w:rPr>
      </w:pPr>
      <w:r w:rsidRPr="00CA63C5">
        <w:rPr>
          <w:rFonts w:ascii="Arial" w:eastAsia="Times New Roman" w:hAnsi="Arial" w:cs="Arial"/>
          <w:color w:val="333333"/>
          <w:sz w:val="23"/>
          <w:szCs w:val="23"/>
          <w:lang w:eastAsia="ru-RU"/>
        </w:rPr>
        <w:t>г) развивать у обучающихся познавательную активность, самостоятельность, инициативу, творческие способности, формировать гражданскую позицию, способность к труду и жизни в условиях современного мира, формировать у обучающихся культуру здорового и безопасного образа жизни;</w:t>
      </w:r>
    </w:p>
    <w:p w14:paraId="055BB6A1" w14:textId="77777777" w:rsidR="00CA63C5" w:rsidRPr="00CA63C5" w:rsidRDefault="00CA63C5" w:rsidP="00CA63C5">
      <w:pPr>
        <w:shd w:val="clear" w:color="auto" w:fill="FFFFFF"/>
        <w:spacing w:after="255" w:line="270" w:lineRule="atLeast"/>
        <w:jc w:val="both"/>
        <w:rPr>
          <w:rFonts w:ascii="Arial" w:eastAsia="Times New Roman" w:hAnsi="Arial" w:cs="Arial"/>
          <w:color w:val="333333"/>
          <w:sz w:val="23"/>
          <w:szCs w:val="23"/>
          <w:lang w:eastAsia="ru-RU"/>
        </w:rPr>
      </w:pPr>
      <w:r w:rsidRPr="00CA63C5">
        <w:rPr>
          <w:rFonts w:ascii="Arial" w:eastAsia="Times New Roman" w:hAnsi="Arial" w:cs="Arial"/>
          <w:color w:val="333333"/>
          <w:sz w:val="23"/>
          <w:szCs w:val="23"/>
          <w:lang w:eastAsia="ru-RU"/>
        </w:rPr>
        <w:t>д) применять педагогически обоснованные и обеспечивающие высокое качество образования формы, методы обучения и воспитания;</w:t>
      </w:r>
    </w:p>
    <w:p w14:paraId="2A7A0034" w14:textId="77777777" w:rsidR="00CA63C5" w:rsidRPr="00CA63C5" w:rsidRDefault="00CA63C5" w:rsidP="00CA63C5">
      <w:pPr>
        <w:shd w:val="clear" w:color="auto" w:fill="FFFFFF"/>
        <w:spacing w:after="255" w:line="270" w:lineRule="atLeast"/>
        <w:jc w:val="both"/>
        <w:rPr>
          <w:rFonts w:ascii="Arial" w:eastAsia="Times New Roman" w:hAnsi="Arial" w:cs="Arial"/>
          <w:color w:val="333333"/>
          <w:sz w:val="23"/>
          <w:szCs w:val="23"/>
          <w:lang w:eastAsia="ru-RU"/>
        </w:rPr>
      </w:pPr>
      <w:r w:rsidRPr="00CA63C5">
        <w:rPr>
          <w:rFonts w:ascii="Arial" w:eastAsia="Times New Roman" w:hAnsi="Arial" w:cs="Arial"/>
          <w:color w:val="333333"/>
          <w:sz w:val="23"/>
          <w:szCs w:val="23"/>
          <w:lang w:eastAsia="ru-RU"/>
        </w:rPr>
        <w:t>е) учитывать особенности психофизического развития обучающихся и состояние их здоровья, соблюдать специальные условия, необходимые для получения образования лицами с ограниченными возможностями здоровья, взаимодействовать при необходимости с медицинскими организациями;</w:t>
      </w:r>
    </w:p>
    <w:p w14:paraId="256689D5" w14:textId="77777777" w:rsidR="00CA63C5" w:rsidRPr="00CA63C5" w:rsidRDefault="00CA63C5" w:rsidP="00CA63C5">
      <w:pPr>
        <w:shd w:val="clear" w:color="auto" w:fill="FFFFFF"/>
        <w:spacing w:after="255" w:line="270" w:lineRule="atLeast"/>
        <w:jc w:val="both"/>
        <w:rPr>
          <w:rFonts w:ascii="Arial" w:eastAsia="Times New Roman" w:hAnsi="Arial" w:cs="Arial"/>
          <w:color w:val="333333"/>
          <w:sz w:val="23"/>
          <w:szCs w:val="23"/>
          <w:lang w:eastAsia="ru-RU"/>
        </w:rPr>
      </w:pPr>
      <w:r w:rsidRPr="00CA63C5">
        <w:rPr>
          <w:rFonts w:ascii="Arial" w:eastAsia="Times New Roman" w:hAnsi="Arial" w:cs="Arial"/>
          <w:color w:val="333333"/>
          <w:sz w:val="23"/>
          <w:szCs w:val="23"/>
          <w:lang w:eastAsia="ru-RU"/>
        </w:rPr>
        <w:t>ж) исключать действия, связанные с влиянием каких-либо личных, имущественных (финансовых) и иных интересов, препятствующих добросовестному исполнению трудовых обязанностей;</w:t>
      </w:r>
    </w:p>
    <w:p w14:paraId="69C27A08" w14:textId="77777777" w:rsidR="00CA63C5" w:rsidRPr="00CA63C5" w:rsidRDefault="00CA63C5" w:rsidP="00CA63C5">
      <w:pPr>
        <w:shd w:val="clear" w:color="auto" w:fill="FFFFFF"/>
        <w:spacing w:after="255" w:line="270" w:lineRule="atLeast"/>
        <w:jc w:val="both"/>
        <w:rPr>
          <w:rFonts w:ascii="Arial" w:eastAsia="Times New Roman" w:hAnsi="Arial" w:cs="Arial"/>
          <w:color w:val="333333"/>
          <w:sz w:val="23"/>
          <w:szCs w:val="23"/>
          <w:lang w:eastAsia="ru-RU"/>
        </w:rPr>
      </w:pPr>
      <w:r w:rsidRPr="00CA63C5">
        <w:rPr>
          <w:rFonts w:ascii="Arial" w:eastAsia="Times New Roman" w:hAnsi="Arial" w:cs="Arial"/>
          <w:color w:val="333333"/>
          <w:sz w:val="23"/>
          <w:szCs w:val="23"/>
          <w:lang w:eastAsia="ru-RU"/>
        </w:rPr>
        <w:t>з) проявлять корректность и внимательность к обучающимся, их родителям (законным представителям) и коллегам;</w:t>
      </w:r>
    </w:p>
    <w:p w14:paraId="64D073F3" w14:textId="77777777" w:rsidR="00CA63C5" w:rsidRPr="00CA63C5" w:rsidRDefault="00CA63C5" w:rsidP="00CA63C5">
      <w:pPr>
        <w:shd w:val="clear" w:color="auto" w:fill="FFFFFF"/>
        <w:spacing w:after="255" w:line="270" w:lineRule="atLeast"/>
        <w:jc w:val="both"/>
        <w:rPr>
          <w:rFonts w:ascii="Arial" w:eastAsia="Times New Roman" w:hAnsi="Arial" w:cs="Arial"/>
          <w:color w:val="333333"/>
          <w:sz w:val="23"/>
          <w:szCs w:val="23"/>
          <w:lang w:eastAsia="ru-RU"/>
        </w:rPr>
      </w:pPr>
      <w:r w:rsidRPr="00CA63C5">
        <w:rPr>
          <w:rFonts w:ascii="Arial" w:eastAsia="Times New Roman" w:hAnsi="Arial" w:cs="Arial"/>
          <w:color w:val="333333"/>
          <w:sz w:val="23"/>
          <w:szCs w:val="23"/>
          <w:lang w:eastAsia="ru-RU"/>
        </w:rPr>
        <w:t>и) проявлять терпимость и уважение к обычаям и традициям народов России и других государств, учитывать культурные и иные особенности различных этнических, социальных групп и конфессий, способствовать межнациональному и межконфессиональному согласию обучающихся;</w:t>
      </w:r>
    </w:p>
    <w:p w14:paraId="2BFD1276" w14:textId="77777777" w:rsidR="00CA63C5" w:rsidRPr="00CA63C5" w:rsidRDefault="00CA63C5" w:rsidP="00CA63C5">
      <w:pPr>
        <w:shd w:val="clear" w:color="auto" w:fill="FFFFFF"/>
        <w:spacing w:after="255" w:line="270" w:lineRule="atLeast"/>
        <w:jc w:val="both"/>
        <w:rPr>
          <w:rFonts w:ascii="Arial" w:eastAsia="Times New Roman" w:hAnsi="Arial" w:cs="Arial"/>
          <w:color w:val="333333"/>
          <w:sz w:val="23"/>
          <w:szCs w:val="23"/>
          <w:lang w:eastAsia="ru-RU"/>
        </w:rPr>
      </w:pPr>
      <w:r w:rsidRPr="00CA63C5">
        <w:rPr>
          <w:rFonts w:ascii="Arial" w:eastAsia="Times New Roman" w:hAnsi="Arial" w:cs="Arial"/>
          <w:color w:val="333333"/>
          <w:sz w:val="23"/>
          <w:szCs w:val="23"/>
          <w:lang w:eastAsia="ru-RU"/>
        </w:rPr>
        <w:t>к) воздерживаться от поведения, которое могло бы вызвать сомнение в добросовестном исполнении педагогическим работником трудовых обязанностей, а также избегать конфликтных ситуаций, способных нанести ущерб его репутации или авторитету организации, осуществляющей образовательную деятельность.</w:t>
      </w:r>
    </w:p>
    <w:p w14:paraId="26BA02E6" w14:textId="77777777" w:rsidR="00CA63C5" w:rsidRPr="00CA63C5" w:rsidRDefault="00CA63C5" w:rsidP="00CA63C5">
      <w:pPr>
        <w:shd w:val="clear" w:color="auto" w:fill="FFFFFF"/>
        <w:spacing w:after="255" w:line="270" w:lineRule="atLeast"/>
        <w:jc w:val="both"/>
        <w:rPr>
          <w:rFonts w:ascii="Arial" w:eastAsia="Times New Roman" w:hAnsi="Arial" w:cs="Arial"/>
          <w:color w:val="333333"/>
          <w:sz w:val="23"/>
          <w:szCs w:val="23"/>
          <w:lang w:eastAsia="ru-RU"/>
        </w:rPr>
      </w:pPr>
      <w:r w:rsidRPr="00CA63C5">
        <w:rPr>
          <w:rFonts w:ascii="Arial" w:eastAsia="Times New Roman" w:hAnsi="Arial" w:cs="Arial"/>
          <w:color w:val="333333"/>
          <w:sz w:val="23"/>
          <w:szCs w:val="23"/>
          <w:lang w:eastAsia="ru-RU"/>
        </w:rPr>
        <w:t>9. Педагогическим работникам следует быть образцом профессионализма, безупречной репутации, способствовать формированию благоприятного морально- психологического климата для эффективной работы.</w:t>
      </w:r>
    </w:p>
    <w:p w14:paraId="490DF6B7" w14:textId="77777777" w:rsidR="00CA63C5" w:rsidRPr="00CA63C5" w:rsidRDefault="00CA63C5" w:rsidP="00CA63C5">
      <w:pPr>
        <w:shd w:val="clear" w:color="auto" w:fill="FFFFFF"/>
        <w:spacing w:after="255" w:line="270" w:lineRule="atLeast"/>
        <w:jc w:val="both"/>
        <w:rPr>
          <w:rFonts w:ascii="Arial" w:eastAsia="Times New Roman" w:hAnsi="Arial" w:cs="Arial"/>
          <w:color w:val="333333"/>
          <w:sz w:val="23"/>
          <w:szCs w:val="23"/>
          <w:lang w:eastAsia="ru-RU"/>
        </w:rPr>
      </w:pPr>
      <w:r w:rsidRPr="00CA63C5">
        <w:rPr>
          <w:rFonts w:ascii="Arial" w:eastAsia="Times New Roman" w:hAnsi="Arial" w:cs="Arial"/>
          <w:color w:val="333333"/>
          <w:sz w:val="23"/>
          <w:szCs w:val="23"/>
          <w:lang w:eastAsia="ru-RU"/>
        </w:rPr>
        <w:t xml:space="preserve">10. Педагогическим работникам надлежит принимать меры по недопущению </w:t>
      </w:r>
      <w:proofErr w:type="spellStart"/>
      <w:r w:rsidRPr="00CA63C5">
        <w:rPr>
          <w:rFonts w:ascii="Arial" w:eastAsia="Times New Roman" w:hAnsi="Arial" w:cs="Arial"/>
          <w:color w:val="333333"/>
          <w:sz w:val="23"/>
          <w:szCs w:val="23"/>
          <w:lang w:eastAsia="ru-RU"/>
        </w:rPr>
        <w:t>коррупционно</w:t>
      </w:r>
      <w:proofErr w:type="spellEnd"/>
      <w:r w:rsidRPr="00CA63C5">
        <w:rPr>
          <w:rFonts w:ascii="Arial" w:eastAsia="Times New Roman" w:hAnsi="Arial" w:cs="Arial"/>
          <w:color w:val="333333"/>
          <w:sz w:val="23"/>
          <w:szCs w:val="23"/>
          <w:lang w:eastAsia="ru-RU"/>
        </w:rPr>
        <w:t xml:space="preserve"> опасного поведения педагогических работников, своим личным поведением подавать пример честности, беспристрастности и справедливости.</w:t>
      </w:r>
    </w:p>
    <w:p w14:paraId="37BE970F" w14:textId="77777777" w:rsidR="00CA63C5" w:rsidRPr="00CA63C5" w:rsidRDefault="00CA63C5" w:rsidP="00CA63C5">
      <w:pPr>
        <w:shd w:val="clear" w:color="auto" w:fill="FFFFFF"/>
        <w:spacing w:after="255" w:line="270" w:lineRule="atLeast"/>
        <w:jc w:val="both"/>
        <w:rPr>
          <w:rFonts w:ascii="Arial" w:eastAsia="Times New Roman" w:hAnsi="Arial" w:cs="Arial"/>
          <w:color w:val="333333"/>
          <w:sz w:val="23"/>
          <w:szCs w:val="23"/>
          <w:lang w:eastAsia="ru-RU"/>
        </w:rPr>
      </w:pPr>
      <w:r w:rsidRPr="00CA63C5">
        <w:rPr>
          <w:rFonts w:ascii="Arial" w:eastAsia="Times New Roman" w:hAnsi="Arial" w:cs="Arial"/>
          <w:color w:val="333333"/>
          <w:sz w:val="23"/>
          <w:szCs w:val="23"/>
          <w:lang w:eastAsia="ru-RU"/>
        </w:rPr>
        <w:t xml:space="preserve">11. </w:t>
      </w:r>
      <w:r w:rsidRPr="000B1C07">
        <w:rPr>
          <w:rFonts w:ascii="Arial" w:eastAsia="Times New Roman" w:hAnsi="Arial" w:cs="Arial"/>
          <w:b/>
          <w:bCs/>
          <w:color w:val="333333"/>
          <w:sz w:val="23"/>
          <w:szCs w:val="23"/>
          <w:lang w:eastAsia="ru-RU"/>
        </w:rPr>
        <w:t>При</w:t>
      </w:r>
      <w:r w:rsidRPr="00CA63C5">
        <w:rPr>
          <w:rFonts w:ascii="Arial" w:eastAsia="Times New Roman" w:hAnsi="Arial" w:cs="Arial"/>
          <w:color w:val="333333"/>
          <w:sz w:val="23"/>
          <w:szCs w:val="23"/>
          <w:lang w:eastAsia="ru-RU"/>
        </w:rPr>
        <w:t xml:space="preserve"> </w:t>
      </w:r>
      <w:r w:rsidRPr="000B1C07">
        <w:rPr>
          <w:rFonts w:ascii="Arial" w:eastAsia="Times New Roman" w:hAnsi="Arial" w:cs="Arial"/>
          <w:b/>
          <w:bCs/>
          <w:color w:val="333333"/>
          <w:sz w:val="23"/>
          <w:szCs w:val="23"/>
          <w:lang w:eastAsia="ru-RU"/>
        </w:rPr>
        <w:t>выполнении трудовых обязанностей педагогический работник не допускает</w:t>
      </w:r>
      <w:r w:rsidRPr="00CA63C5">
        <w:rPr>
          <w:rFonts w:ascii="Arial" w:eastAsia="Times New Roman" w:hAnsi="Arial" w:cs="Arial"/>
          <w:color w:val="333333"/>
          <w:sz w:val="23"/>
          <w:szCs w:val="23"/>
          <w:lang w:eastAsia="ru-RU"/>
        </w:rPr>
        <w:t>:</w:t>
      </w:r>
    </w:p>
    <w:p w14:paraId="25B5E65A" w14:textId="77777777" w:rsidR="00CA63C5" w:rsidRPr="00CA63C5" w:rsidRDefault="00CA63C5" w:rsidP="00CA63C5">
      <w:pPr>
        <w:shd w:val="clear" w:color="auto" w:fill="FFFFFF"/>
        <w:spacing w:after="255" w:line="270" w:lineRule="atLeast"/>
        <w:jc w:val="both"/>
        <w:rPr>
          <w:rFonts w:ascii="Arial" w:eastAsia="Times New Roman" w:hAnsi="Arial" w:cs="Arial"/>
          <w:color w:val="333333"/>
          <w:sz w:val="23"/>
          <w:szCs w:val="23"/>
          <w:lang w:eastAsia="ru-RU"/>
        </w:rPr>
      </w:pPr>
      <w:r w:rsidRPr="00CA63C5">
        <w:rPr>
          <w:rFonts w:ascii="Arial" w:eastAsia="Times New Roman" w:hAnsi="Arial" w:cs="Arial"/>
          <w:color w:val="333333"/>
          <w:sz w:val="23"/>
          <w:szCs w:val="23"/>
          <w:lang w:eastAsia="ru-RU"/>
        </w:rPr>
        <w:t xml:space="preserve">а) любого вида высказываний и действий дискриминационного характера по признакам пола, возраста, расы, национальности, языка, гражданства, социального, </w:t>
      </w:r>
      <w:r w:rsidRPr="00CA63C5">
        <w:rPr>
          <w:rFonts w:ascii="Arial" w:eastAsia="Times New Roman" w:hAnsi="Arial" w:cs="Arial"/>
          <w:color w:val="333333"/>
          <w:sz w:val="23"/>
          <w:szCs w:val="23"/>
          <w:lang w:eastAsia="ru-RU"/>
        </w:rPr>
        <w:lastRenderedPageBreak/>
        <w:t>имущественного или семейного положения, политических или религиозных предпочтений;</w:t>
      </w:r>
    </w:p>
    <w:p w14:paraId="4E52E49C" w14:textId="77777777" w:rsidR="00CA63C5" w:rsidRPr="00CA63C5" w:rsidRDefault="00CA63C5" w:rsidP="00CA63C5">
      <w:pPr>
        <w:shd w:val="clear" w:color="auto" w:fill="FFFFFF"/>
        <w:spacing w:after="255" w:line="270" w:lineRule="atLeast"/>
        <w:jc w:val="both"/>
        <w:rPr>
          <w:rFonts w:ascii="Arial" w:eastAsia="Times New Roman" w:hAnsi="Arial" w:cs="Arial"/>
          <w:color w:val="333333"/>
          <w:sz w:val="23"/>
          <w:szCs w:val="23"/>
          <w:lang w:eastAsia="ru-RU"/>
        </w:rPr>
      </w:pPr>
      <w:r w:rsidRPr="00CA63C5">
        <w:rPr>
          <w:rFonts w:ascii="Arial" w:eastAsia="Times New Roman" w:hAnsi="Arial" w:cs="Arial"/>
          <w:color w:val="333333"/>
          <w:sz w:val="23"/>
          <w:szCs w:val="23"/>
          <w:lang w:eastAsia="ru-RU"/>
        </w:rPr>
        <w:t>б) грубости, проявлений пренебрежительного тона, заносчивости, предвзятых замечаний, предъявления неправомерных, незаслуженных обвинений;</w:t>
      </w:r>
    </w:p>
    <w:p w14:paraId="5D190D50" w14:textId="77777777" w:rsidR="00CA63C5" w:rsidRPr="00CA63C5" w:rsidRDefault="00CA63C5" w:rsidP="00CA63C5">
      <w:pPr>
        <w:shd w:val="clear" w:color="auto" w:fill="FFFFFF"/>
        <w:spacing w:after="255" w:line="270" w:lineRule="atLeast"/>
        <w:jc w:val="both"/>
        <w:rPr>
          <w:rFonts w:ascii="Arial" w:eastAsia="Times New Roman" w:hAnsi="Arial" w:cs="Arial"/>
          <w:color w:val="333333"/>
          <w:sz w:val="23"/>
          <w:szCs w:val="23"/>
          <w:lang w:eastAsia="ru-RU"/>
        </w:rPr>
      </w:pPr>
      <w:r w:rsidRPr="00CA63C5">
        <w:rPr>
          <w:rFonts w:ascii="Arial" w:eastAsia="Times New Roman" w:hAnsi="Arial" w:cs="Arial"/>
          <w:color w:val="333333"/>
          <w:sz w:val="23"/>
          <w:szCs w:val="23"/>
          <w:lang w:eastAsia="ru-RU"/>
        </w:rPr>
        <w:t>в) угроз, оскорбительных выражений или реплик, действий, препятствующих нормальному общению или провоцирующих противоправное поведение.</w:t>
      </w:r>
    </w:p>
    <w:p w14:paraId="25208B55" w14:textId="77777777" w:rsidR="00CA63C5" w:rsidRPr="00CA63C5" w:rsidRDefault="00CA63C5" w:rsidP="00CA63C5">
      <w:pPr>
        <w:shd w:val="clear" w:color="auto" w:fill="FFFFFF"/>
        <w:spacing w:after="255" w:line="270" w:lineRule="atLeast"/>
        <w:jc w:val="both"/>
        <w:rPr>
          <w:rFonts w:ascii="Arial" w:eastAsia="Times New Roman" w:hAnsi="Arial" w:cs="Arial"/>
          <w:color w:val="333333"/>
          <w:sz w:val="23"/>
          <w:szCs w:val="23"/>
          <w:lang w:eastAsia="ru-RU"/>
        </w:rPr>
      </w:pPr>
      <w:r w:rsidRPr="00CA63C5">
        <w:rPr>
          <w:rFonts w:ascii="Arial" w:eastAsia="Times New Roman" w:hAnsi="Arial" w:cs="Arial"/>
          <w:color w:val="333333"/>
          <w:sz w:val="23"/>
          <w:szCs w:val="23"/>
          <w:lang w:eastAsia="ru-RU"/>
        </w:rPr>
        <w:t>12. Педагогическим работникам следует проявлять корректность, выдержку, такт и внимательность в обращении с участниками образовательных отношений, уважать их честь и достоинство, быть доступным для общения, открытым и доброжелательным.</w:t>
      </w:r>
    </w:p>
    <w:p w14:paraId="6C8E0A7A" w14:textId="77777777" w:rsidR="00CA63C5" w:rsidRPr="00CA63C5" w:rsidRDefault="00CA63C5" w:rsidP="00CA63C5">
      <w:pPr>
        <w:shd w:val="clear" w:color="auto" w:fill="FFFFFF"/>
        <w:spacing w:after="255" w:line="270" w:lineRule="atLeast"/>
        <w:jc w:val="both"/>
        <w:rPr>
          <w:rFonts w:ascii="Arial" w:eastAsia="Times New Roman" w:hAnsi="Arial" w:cs="Arial"/>
          <w:color w:val="333333"/>
          <w:sz w:val="23"/>
          <w:szCs w:val="23"/>
          <w:lang w:eastAsia="ru-RU"/>
        </w:rPr>
      </w:pPr>
      <w:r w:rsidRPr="00CA63C5">
        <w:rPr>
          <w:rFonts w:ascii="Arial" w:eastAsia="Times New Roman" w:hAnsi="Arial" w:cs="Arial"/>
          <w:color w:val="333333"/>
          <w:sz w:val="23"/>
          <w:szCs w:val="23"/>
          <w:lang w:eastAsia="ru-RU"/>
        </w:rPr>
        <w:t>13. Педагогическим работникам рекомендуется соблюдать культуру речи, не допускать использования в присутствии всех участников образовательных отношений грубости, оскорбительных выражений или реплик.</w:t>
      </w:r>
    </w:p>
    <w:p w14:paraId="2034D8EB" w14:textId="77777777" w:rsidR="00CA63C5" w:rsidRPr="00CA63C5" w:rsidRDefault="00CA63C5" w:rsidP="00CA63C5">
      <w:pPr>
        <w:shd w:val="clear" w:color="auto" w:fill="FFFFFF"/>
        <w:spacing w:after="255" w:line="270" w:lineRule="atLeast"/>
        <w:jc w:val="both"/>
        <w:rPr>
          <w:rFonts w:ascii="Arial" w:eastAsia="Times New Roman" w:hAnsi="Arial" w:cs="Arial"/>
          <w:color w:val="333333"/>
          <w:sz w:val="23"/>
          <w:szCs w:val="23"/>
          <w:lang w:eastAsia="ru-RU"/>
        </w:rPr>
      </w:pPr>
      <w:r w:rsidRPr="00CA63C5">
        <w:rPr>
          <w:rFonts w:ascii="Arial" w:eastAsia="Times New Roman" w:hAnsi="Arial" w:cs="Arial"/>
          <w:color w:val="333333"/>
          <w:sz w:val="23"/>
          <w:szCs w:val="23"/>
          <w:lang w:eastAsia="ru-RU"/>
        </w:rPr>
        <w:t>14. Внешний вид педагогического работника при выполнении им трудовых обязанностей должен способствовать уважительному отношению к педагогическим работникам и организациям, осуществляющим образовательную деятельность, соответствовать общепринятому деловому стилю, который отличают официальность, сдержанность, аккуратность.</w:t>
      </w:r>
    </w:p>
    <w:p w14:paraId="267266BF" w14:textId="77777777" w:rsidR="00CA63C5" w:rsidRPr="00CA63C5" w:rsidRDefault="00CA63C5" w:rsidP="00CA63C5">
      <w:pPr>
        <w:shd w:val="clear" w:color="auto" w:fill="FFFFFF"/>
        <w:spacing w:after="255" w:line="270" w:lineRule="atLeast"/>
        <w:jc w:val="both"/>
        <w:outlineLvl w:val="2"/>
        <w:rPr>
          <w:rFonts w:ascii="Arial" w:eastAsia="Times New Roman" w:hAnsi="Arial" w:cs="Arial"/>
          <w:b/>
          <w:bCs/>
          <w:color w:val="333333"/>
          <w:sz w:val="26"/>
          <w:szCs w:val="26"/>
          <w:lang w:eastAsia="ru-RU"/>
        </w:rPr>
      </w:pPr>
      <w:r w:rsidRPr="00CA63C5">
        <w:rPr>
          <w:rFonts w:ascii="Arial" w:eastAsia="Times New Roman" w:hAnsi="Arial" w:cs="Arial"/>
          <w:b/>
          <w:bCs/>
          <w:color w:val="333333"/>
          <w:sz w:val="26"/>
          <w:szCs w:val="26"/>
          <w:lang w:eastAsia="ru-RU"/>
        </w:rPr>
        <w:t>III. Ответственность за нарушение положений Кодекса</w:t>
      </w:r>
    </w:p>
    <w:p w14:paraId="0DDC69C8" w14:textId="77777777" w:rsidR="00CA63C5" w:rsidRPr="00CA63C5" w:rsidRDefault="00CA63C5" w:rsidP="00CA63C5">
      <w:pPr>
        <w:shd w:val="clear" w:color="auto" w:fill="FFFFFF"/>
        <w:spacing w:after="255" w:line="270" w:lineRule="atLeast"/>
        <w:jc w:val="both"/>
        <w:rPr>
          <w:rFonts w:ascii="Arial" w:eastAsia="Times New Roman" w:hAnsi="Arial" w:cs="Arial"/>
          <w:color w:val="333333"/>
          <w:sz w:val="23"/>
          <w:szCs w:val="23"/>
          <w:lang w:eastAsia="ru-RU"/>
        </w:rPr>
      </w:pPr>
      <w:r w:rsidRPr="00CA63C5">
        <w:rPr>
          <w:rFonts w:ascii="Arial" w:eastAsia="Times New Roman" w:hAnsi="Arial" w:cs="Arial"/>
          <w:color w:val="333333"/>
          <w:sz w:val="23"/>
          <w:szCs w:val="23"/>
          <w:lang w:eastAsia="ru-RU"/>
        </w:rPr>
        <w:t>15. Нарушение педагогическим работником положений настоящего Кодекса рассматривается на заседаниях коллегиальных органов управления, предусмотренных уставом образовательной организации и (или) комиссиях по урегулированию споров, между участниками образовательных отношений.</w:t>
      </w:r>
    </w:p>
    <w:p w14:paraId="5BD2E091" w14:textId="77777777" w:rsidR="00CA63C5" w:rsidRPr="00CA63C5" w:rsidRDefault="00CA63C5" w:rsidP="00CA63C5">
      <w:pPr>
        <w:shd w:val="clear" w:color="auto" w:fill="FFFFFF"/>
        <w:spacing w:after="255" w:line="270" w:lineRule="atLeast"/>
        <w:jc w:val="both"/>
        <w:rPr>
          <w:rFonts w:ascii="Arial" w:eastAsia="Times New Roman" w:hAnsi="Arial" w:cs="Arial"/>
          <w:color w:val="333333"/>
          <w:sz w:val="23"/>
          <w:szCs w:val="23"/>
          <w:lang w:eastAsia="ru-RU"/>
        </w:rPr>
      </w:pPr>
      <w:r w:rsidRPr="00CA63C5">
        <w:rPr>
          <w:rFonts w:ascii="Arial" w:eastAsia="Times New Roman" w:hAnsi="Arial" w:cs="Arial"/>
          <w:color w:val="333333"/>
          <w:sz w:val="23"/>
          <w:szCs w:val="23"/>
          <w:lang w:eastAsia="ru-RU"/>
        </w:rPr>
        <w:t xml:space="preserve">16. </w:t>
      </w:r>
      <w:r w:rsidRPr="00C43875">
        <w:rPr>
          <w:rFonts w:ascii="Arial" w:eastAsia="Times New Roman" w:hAnsi="Arial" w:cs="Arial"/>
          <w:b/>
          <w:bCs/>
          <w:color w:val="333333"/>
          <w:sz w:val="23"/>
          <w:szCs w:val="23"/>
          <w:lang w:eastAsia="ru-RU"/>
        </w:rPr>
        <w:t>Соблюдение педагогическим работником положений Кодекса может учитываться при проведении аттестации педагогических работников на соответствие занимаемой должности,</w:t>
      </w:r>
      <w:r w:rsidRPr="00CA63C5">
        <w:rPr>
          <w:rFonts w:ascii="Arial" w:eastAsia="Times New Roman" w:hAnsi="Arial" w:cs="Arial"/>
          <w:color w:val="333333"/>
          <w:sz w:val="23"/>
          <w:szCs w:val="23"/>
          <w:lang w:eastAsia="ru-RU"/>
        </w:rPr>
        <w:t xml:space="preserve"> при применении дисциплинарных взысканий в случае совершения работником, выполняющим воспитательные функции, аморального проступка, несовместимого с продолжением данной работы, а также при поощрении работников, добросовестно исполняющих трудовые обязанности.</w:t>
      </w:r>
    </w:p>
    <w:p w14:paraId="43FDFC62" w14:textId="77777777" w:rsidR="00CA63C5" w:rsidRPr="00CA63C5" w:rsidRDefault="00CA63C5" w:rsidP="00CA63C5">
      <w:pPr>
        <w:shd w:val="clear" w:color="auto" w:fill="FFFFFF"/>
        <w:spacing w:after="255" w:line="300" w:lineRule="atLeast"/>
        <w:jc w:val="both"/>
        <w:outlineLvl w:val="1"/>
        <w:rPr>
          <w:rFonts w:ascii="Arial" w:eastAsia="Times New Roman" w:hAnsi="Arial" w:cs="Arial"/>
          <w:b/>
          <w:bCs/>
          <w:color w:val="4D4D4D"/>
          <w:sz w:val="27"/>
          <w:szCs w:val="27"/>
          <w:lang w:eastAsia="ru-RU"/>
        </w:rPr>
      </w:pPr>
      <w:bookmarkStart w:id="2" w:name="review"/>
      <w:bookmarkEnd w:id="2"/>
      <w:r w:rsidRPr="00CA63C5">
        <w:rPr>
          <w:rFonts w:ascii="Arial" w:eastAsia="Times New Roman" w:hAnsi="Arial" w:cs="Arial"/>
          <w:b/>
          <w:bCs/>
          <w:color w:val="4D4D4D"/>
          <w:sz w:val="27"/>
          <w:szCs w:val="27"/>
          <w:lang w:eastAsia="ru-RU"/>
        </w:rPr>
        <w:t>Обзор документа</w:t>
      </w:r>
    </w:p>
    <w:p w14:paraId="01C8100D" w14:textId="77777777" w:rsidR="00CA63C5" w:rsidRPr="00CA63C5" w:rsidRDefault="00D632DE" w:rsidP="00CA63C5">
      <w:pPr>
        <w:shd w:val="clear" w:color="auto" w:fill="FFFFFF"/>
        <w:spacing w:before="255" w:after="255" w:line="240" w:lineRule="auto"/>
        <w:jc w:val="both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>
        <w:rPr>
          <w:rFonts w:ascii="Arial" w:eastAsia="Times New Roman" w:hAnsi="Arial" w:cs="Arial"/>
          <w:color w:val="333333"/>
          <w:sz w:val="21"/>
          <w:szCs w:val="21"/>
          <w:lang w:eastAsia="ru-RU"/>
        </w:rPr>
        <w:pict w14:anchorId="58FDD509">
          <v:rect id="_x0000_i1025" style="width:0;height:.75pt" o:hralign="center" o:hrstd="t" o:hr="t" fillcolor="#a0a0a0" stroked="f"/>
        </w:pict>
      </w:r>
    </w:p>
    <w:p w14:paraId="731C6B08" w14:textId="77777777" w:rsidR="00CA63C5" w:rsidRPr="00CA63C5" w:rsidRDefault="00CA63C5" w:rsidP="00CA63C5">
      <w:pPr>
        <w:shd w:val="clear" w:color="auto" w:fill="FFFFFF"/>
        <w:spacing w:after="255" w:line="270" w:lineRule="atLeast"/>
        <w:jc w:val="both"/>
        <w:rPr>
          <w:rFonts w:ascii="Arial" w:eastAsia="Times New Roman" w:hAnsi="Arial" w:cs="Arial"/>
          <w:color w:val="333333"/>
          <w:sz w:val="23"/>
          <w:szCs w:val="23"/>
          <w:lang w:eastAsia="ru-RU"/>
        </w:rPr>
      </w:pPr>
      <w:r w:rsidRPr="00CA63C5">
        <w:rPr>
          <w:rFonts w:ascii="Arial" w:eastAsia="Times New Roman" w:hAnsi="Arial" w:cs="Arial"/>
          <w:color w:val="333333"/>
          <w:sz w:val="23"/>
          <w:szCs w:val="23"/>
          <w:lang w:eastAsia="ru-RU"/>
        </w:rPr>
        <w:t xml:space="preserve">Приведен Модельный кодекс профессиональной этики педагогических работников образовательных организаций. Он разработан </w:t>
      </w:r>
      <w:r w:rsidRPr="00F0723E">
        <w:rPr>
          <w:rFonts w:ascii="Arial" w:eastAsia="Times New Roman" w:hAnsi="Arial" w:cs="Arial"/>
          <w:b/>
          <w:color w:val="333333"/>
          <w:sz w:val="23"/>
          <w:szCs w:val="23"/>
          <w:lang w:eastAsia="ru-RU"/>
        </w:rPr>
        <w:t>Минобрнауки России</w:t>
      </w:r>
      <w:r w:rsidRPr="00CA63C5">
        <w:rPr>
          <w:rFonts w:ascii="Arial" w:eastAsia="Times New Roman" w:hAnsi="Arial" w:cs="Arial"/>
          <w:color w:val="333333"/>
          <w:sz w:val="23"/>
          <w:szCs w:val="23"/>
          <w:lang w:eastAsia="ru-RU"/>
        </w:rPr>
        <w:t xml:space="preserve"> совместно с </w:t>
      </w:r>
      <w:r w:rsidRPr="00F0723E">
        <w:rPr>
          <w:rFonts w:ascii="Arial" w:eastAsia="Times New Roman" w:hAnsi="Arial" w:cs="Arial"/>
          <w:b/>
          <w:color w:val="333333"/>
          <w:sz w:val="23"/>
          <w:szCs w:val="23"/>
          <w:lang w:eastAsia="ru-RU"/>
        </w:rPr>
        <w:t>Профсоюзом работников народного образования и науки Российской Федерации</w:t>
      </w:r>
      <w:r w:rsidRPr="00CA63C5">
        <w:rPr>
          <w:rFonts w:ascii="Arial" w:eastAsia="Times New Roman" w:hAnsi="Arial" w:cs="Arial"/>
          <w:color w:val="333333"/>
          <w:sz w:val="23"/>
          <w:szCs w:val="23"/>
          <w:lang w:eastAsia="ru-RU"/>
        </w:rPr>
        <w:t>.</w:t>
      </w:r>
    </w:p>
    <w:p w14:paraId="24430779" w14:textId="77777777" w:rsidR="00CA63C5" w:rsidRPr="00CA63C5" w:rsidRDefault="00CA63C5" w:rsidP="00CA63C5">
      <w:pPr>
        <w:shd w:val="clear" w:color="auto" w:fill="FFFFFF"/>
        <w:spacing w:after="255" w:line="270" w:lineRule="atLeast"/>
        <w:jc w:val="both"/>
        <w:rPr>
          <w:rFonts w:ascii="Arial" w:eastAsia="Times New Roman" w:hAnsi="Arial" w:cs="Arial"/>
          <w:color w:val="333333"/>
          <w:sz w:val="23"/>
          <w:szCs w:val="23"/>
          <w:lang w:eastAsia="ru-RU"/>
        </w:rPr>
      </w:pPr>
      <w:r w:rsidRPr="00CA63C5">
        <w:rPr>
          <w:rFonts w:ascii="Arial" w:eastAsia="Times New Roman" w:hAnsi="Arial" w:cs="Arial"/>
          <w:color w:val="333333"/>
          <w:sz w:val="23"/>
          <w:szCs w:val="23"/>
          <w:lang w:eastAsia="ru-RU"/>
        </w:rPr>
        <w:t xml:space="preserve">Кодекс содержит свод общих принципов профессиональной этики и основных правил поведения педагогических работников. </w:t>
      </w:r>
      <w:r w:rsidRPr="00C43875">
        <w:rPr>
          <w:rFonts w:ascii="Arial" w:eastAsia="Times New Roman" w:hAnsi="Arial" w:cs="Arial"/>
          <w:b/>
          <w:bCs/>
          <w:color w:val="333333"/>
          <w:sz w:val="23"/>
          <w:szCs w:val="23"/>
          <w:lang w:eastAsia="ru-RU"/>
        </w:rPr>
        <w:t>Они носят рекомендательный характер</w:t>
      </w:r>
      <w:r w:rsidRPr="00CA63C5">
        <w:rPr>
          <w:rFonts w:ascii="Arial" w:eastAsia="Times New Roman" w:hAnsi="Arial" w:cs="Arial"/>
          <w:color w:val="333333"/>
          <w:sz w:val="23"/>
          <w:szCs w:val="23"/>
          <w:lang w:eastAsia="ru-RU"/>
        </w:rPr>
        <w:t>.</w:t>
      </w:r>
    </w:p>
    <w:p w14:paraId="3A827736" w14:textId="77777777" w:rsidR="00CA63C5" w:rsidRPr="00CA63C5" w:rsidRDefault="00CA63C5" w:rsidP="00CA63C5">
      <w:pPr>
        <w:shd w:val="clear" w:color="auto" w:fill="FFFFFF"/>
        <w:spacing w:after="255" w:line="270" w:lineRule="atLeast"/>
        <w:jc w:val="both"/>
        <w:rPr>
          <w:rFonts w:ascii="Arial" w:eastAsia="Times New Roman" w:hAnsi="Arial" w:cs="Arial"/>
          <w:color w:val="333333"/>
          <w:sz w:val="23"/>
          <w:szCs w:val="23"/>
          <w:lang w:eastAsia="ru-RU"/>
        </w:rPr>
      </w:pPr>
      <w:r w:rsidRPr="00CA63C5">
        <w:rPr>
          <w:rFonts w:ascii="Arial" w:eastAsia="Times New Roman" w:hAnsi="Arial" w:cs="Arial"/>
          <w:color w:val="333333"/>
          <w:sz w:val="23"/>
          <w:szCs w:val="23"/>
          <w:lang w:eastAsia="ru-RU"/>
        </w:rPr>
        <w:t xml:space="preserve">В частности, от педагогов требуется уважать честь и достоинство обучающихся, развивать у них познавательную активность, самостоятельность, инициативу, творческие способности, проявлять корректность и внимательность к обучающимся, их родителям и коллегам. Педагогам следует избегать конфликтных ситуаций, быть </w:t>
      </w:r>
      <w:r w:rsidRPr="00CA63C5">
        <w:rPr>
          <w:rFonts w:ascii="Arial" w:eastAsia="Times New Roman" w:hAnsi="Arial" w:cs="Arial"/>
          <w:color w:val="333333"/>
          <w:sz w:val="23"/>
          <w:szCs w:val="23"/>
          <w:lang w:eastAsia="ru-RU"/>
        </w:rPr>
        <w:lastRenderedPageBreak/>
        <w:t>образцом профессионализма, безупречной репутации, своим личным поведением подавать пример честности, беспристрастности и справедливости.</w:t>
      </w:r>
    </w:p>
    <w:p w14:paraId="3A242CAF" w14:textId="77777777" w:rsidR="00CA63C5" w:rsidRPr="00CA63C5" w:rsidRDefault="00CA63C5" w:rsidP="00CA63C5">
      <w:pPr>
        <w:shd w:val="clear" w:color="auto" w:fill="FFFFFF"/>
        <w:spacing w:after="255" w:line="270" w:lineRule="atLeast"/>
        <w:jc w:val="both"/>
        <w:rPr>
          <w:rFonts w:ascii="Arial" w:eastAsia="Times New Roman" w:hAnsi="Arial" w:cs="Arial"/>
          <w:color w:val="333333"/>
          <w:sz w:val="23"/>
          <w:szCs w:val="23"/>
          <w:lang w:eastAsia="ru-RU"/>
        </w:rPr>
      </w:pPr>
      <w:r w:rsidRPr="00CA63C5">
        <w:rPr>
          <w:rFonts w:ascii="Arial" w:eastAsia="Times New Roman" w:hAnsi="Arial" w:cs="Arial"/>
          <w:color w:val="333333"/>
          <w:sz w:val="23"/>
          <w:szCs w:val="23"/>
          <w:lang w:eastAsia="ru-RU"/>
        </w:rPr>
        <w:t>Уделено внимание внешнему виду педагога. Он должен соответствовать общепринятому деловому стилю.</w:t>
      </w:r>
    </w:p>
    <w:p w14:paraId="75CEED79" w14:textId="77777777" w:rsidR="00782B10" w:rsidRDefault="00782B10" w:rsidP="00CA63C5">
      <w:pPr>
        <w:jc w:val="both"/>
      </w:pPr>
    </w:p>
    <w:sectPr w:rsidR="00782B10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9F777D" w14:textId="77777777" w:rsidR="00D632DE" w:rsidRDefault="00D632DE" w:rsidP="00CA63C5">
      <w:pPr>
        <w:spacing w:after="0" w:line="240" w:lineRule="auto"/>
      </w:pPr>
      <w:r>
        <w:separator/>
      </w:r>
    </w:p>
  </w:endnote>
  <w:endnote w:type="continuationSeparator" w:id="0">
    <w:p w14:paraId="1E58B478" w14:textId="77777777" w:rsidR="00D632DE" w:rsidRDefault="00D632DE" w:rsidP="00CA63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02623556"/>
      <w:docPartObj>
        <w:docPartGallery w:val="Page Numbers (Bottom of Page)"/>
        <w:docPartUnique/>
      </w:docPartObj>
    </w:sdtPr>
    <w:sdtEndPr/>
    <w:sdtContent>
      <w:p w14:paraId="118BCAB6" w14:textId="285B9150" w:rsidR="00CA63C5" w:rsidRDefault="00CA63C5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0723E">
          <w:rPr>
            <w:noProof/>
          </w:rPr>
          <w:t>5</w:t>
        </w:r>
        <w:r>
          <w:fldChar w:fldCharType="end"/>
        </w:r>
      </w:p>
    </w:sdtContent>
  </w:sdt>
  <w:p w14:paraId="5C1A0726" w14:textId="77777777" w:rsidR="00CA63C5" w:rsidRDefault="00CA63C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9A8A3A" w14:textId="77777777" w:rsidR="00D632DE" w:rsidRDefault="00D632DE" w:rsidP="00CA63C5">
      <w:pPr>
        <w:spacing w:after="0" w:line="240" w:lineRule="auto"/>
      </w:pPr>
      <w:r>
        <w:separator/>
      </w:r>
    </w:p>
  </w:footnote>
  <w:footnote w:type="continuationSeparator" w:id="0">
    <w:p w14:paraId="7C95936A" w14:textId="77777777" w:rsidR="00D632DE" w:rsidRDefault="00D632DE" w:rsidP="00CA63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2F17B3"/>
    <w:multiLevelType w:val="multilevel"/>
    <w:tmpl w:val="E13E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B10"/>
    <w:rsid w:val="00094E8F"/>
    <w:rsid w:val="000B1C07"/>
    <w:rsid w:val="000E6FCE"/>
    <w:rsid w:val="00111663"/>
    <w:rsid w:val="001C6ADD"/>
    <w:rsid w:val="00292CE6"/>
    <w:rsid w:val="00782B10"/>
    <w:rsid w:val="009C617B"/>
    <w:rsid w:val="00C43875"/>
    <w:rsid w:val="00CA63C5"/>
    <w:rsid w:val="00D632DE"/>
    <w:rsid w:val="00F0723E"/>
    <w:rsid w:val="00F07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5D723"/>
  <w15:chartTrackingRefBased/>
  <w15:docId w15:val="{B5A39DB7-5D4B-40DA-A560-21376C968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A63C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A63C5"/>
  </w:style>
  <w:style w:type="paragraph" w:styleId="a5">
    <w:name w:val="footer"/>
    <w:basedOn w:val="a"/>
    <w:link w:val="a6"/>
    <w:uiPriority w:val="99"/>
    <w:unhideWhenUsed/>
    <w:rsid w:val="00CA63C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A63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35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31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336372">
                  <w:marLeft w:val="0"/>
                  <w:marRight w:val="0"/>
                  <w:marTop w:val="255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317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281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8789692">
                      <w:marLeft w:val="0"/>
                      <w:marRight w:val="0"/>
                      <w:marTop w:val="21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349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6384611">
                      <w:marLeft w:val="0"/>
                      <w:marRight w:val="0"/>
                      <w:marTop w:val="21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010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4161671">
                      <w:marLeft w:val="0"/>
                      <w:marRight w:val="0"/>
                      <w:marTop w:val="21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066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0613547">
                      <w:marLeft w:val="0"/>
                      <w:marRight w:val="0"/>
                      <w:marTop w:val="21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05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3005749">
                  <w:marLeft w:val="0"/>
                  <w:marRight w:val="0"/>
                  <w:marTop w:val="255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16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98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404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614983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525528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2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6070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364603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904680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07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01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5875006">
                  <w:marLeft w:val="0"/>
                  <w:marRight w:val="0"/>
                  <w:marTop w:val="0"/>
                  <w:marBottom w:val="12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871808">
                  <w:marLeft w:val="0"/>
                  <w:marRight w:val="0"/>
                  <w:marTop w:val="255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438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062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4185461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65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8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43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72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0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769985">
              <w:marLeft w:val="0"/>
              <w:marRight w:val="0"/>
              <w:marTop w:val="0"/>
              <w:marBottom w:val="25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5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0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604777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31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arant.ru/products/ipo/prime/doc/70490592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www.garant.ru/products/ipo/prime/doc/70490592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arant.ru/products/ipo/prime/doc/70490592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1900</Words>
  <Characters>10835</Characters>
  <Application>Microsoft Office Word</Application>
  <DocSecurity>0</DocSecurity>
  <Lines>90</Lines>
  <Paragraphs>25</Paragraphs>
  <ScaleCrop>false</ScaleCrop>
  <Company/>
  <LinksUpToDate>false</LinksUpToDate>
  <CharactersWithSpaces>12710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Ольга</dc:creator>
  <cp:keywords/>
  <dc:description/>
  <cp:lastModifiedBy>Ольга Ольга</cp:lastModifiedBy>
  <cp:revision>11</cp:revision>
  <dcterms:created xsi:type="dcterms:W3CDTF">2021-09-12T12:11:00Z</dcterms:created>
  <dcterms:modified xsi:type="dcterms:W3CDTF">2021-09-15T05:41:00Z</dcterms:modified>
</cp:coreProperties>
</file>